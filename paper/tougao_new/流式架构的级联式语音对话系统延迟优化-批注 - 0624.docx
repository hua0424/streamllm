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media/image16.svg" ContentType="image/svg+xml"/>
  <Override PartName="/word/media/image18.svg" ContentType="image/svg+xml"/>
  <Override PartName="/word/media/image37.svg" ContentType="image/svg+xml"/>
  <Override PartName="/word/media/image39.svg" ContentType="image/svg+xml"/>
  <Override PartName="/word/media/image46.svg" ContentType="image/svg+xml"/>
  <Override PartName="/word/media/image48.svg" ContentType="image/svg+xml"/>
  <Override PartName="/word/media/image59.svg" ContentType="image/svg+xml"/>
  <Override PartName="/word/media/image61.svg" ContentType="image/svg+xml"/>
  <Override PartName="/word/media/image71.svg" ContentType="image/svg+xml"/>
  <Override PartName="/word/media/image73.svg" ContentType="image/svg+xml"/>
  <Override PartName="/word/media/image84.svg" ContentType="image/svg+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1B524">
      <w:pPr>
        <w:pStyle w:val="22"/>
        <w:outlineLvl w:val="9"/>
        <w:rPr>
          <w:rFonts w:ascii="宋体" w:hAnsi="宋体" w:eastAsia="宋体"/>
          <w:b/>
          <w:sz w:val="44"/>
          <w:szCs w:val="44"/>
        </w:rPr>
      </w:pPr>
      <w:r>
        <w:rPr>
          <w:rFonts w:hint="eastAsia" w:ascii="宋体" w:hAnsi="宋体" w:eastAsia="宋体"/>
          <w:b/>
          <w:sz w:val="44"/>
          <w:szCs w:val="44"/>
        </w:rPr>
        <w:t>流水线并行流式架构的级联式语音对话系统延迟优化</w:t>
      </w:r>
      <w:r>
        <w:rPr>
          <w:rStyle w:val="37"/>
          <w:rFonts w:ascii="宋体" w:hAnsi="宋体" w:eastAsia="宋体"/>
          <w:b/>
          <w:sz w:val="44"/>
          <w:szCs w:val="44"/>
        </w:rPr>
        <w:commentReference w:id="0"/>
      </w:r>
    </w:p>
    <w:p w14:paraId="3F8F0C35">
      <w:pPr>
        <w:pStyle w:val="26"/>
        <w:spacing w:line="270" w:lineRule="atLeast"/>
        <w:ind w:firstLine="0"/>
        <w:rPr>
          <w:rFonts w:hint="default" w:ascii="方正楷体_GB2312" w:hAnsi="华文楷体" w:eastAsia="方正楷体_GB2312"/>
          <w:sz w:val="21"/>
          <w:szCs w:val="21"/>
        </w:rPr>
      </w:pPr>
      <w:commentRangeStart w:id="1"/>
      <w:r>
        <w:rPr>
          <w:rStyle w:val="134"/>
          <w:color w:val="auto"/>
          <w:sz w:val="21"/>
          <w:szCs w:val="21"/>
        </w:rPr>
        <w:t>摘  要：</w:t>
      </w:r>
      <w:r>
        <w:rPr>
          <w:rStyle w:val="134"/>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 Whisper 时间戳对齐构建自适应滑窗与动态缓冲，通过前缀-后缀上下文与局部一致性约束提交稳定转录；后端采用键值缓存增量预填充，仅对新增文本更新缓存，降低首token输出时间并限制其不随长度线性增长。</w:t>
      </w:r>
      <w:r>
        <w:rPr>
          <w:rStyle w:val="134"/>
          <w:rFonts w:hint="eastAsia"/>
          <w:b w:val="0"/>
          <w:bCs w:val="0"/>
          <w:color w:val="auto"/>
          <w:sz w:val="21"/>
          <w:szCs w:val="21"/>
        </w:rPr>
        <w:t>在由 MultiWOZ（英文）与 CrossWOZ（中文）合成的 1132 条递增长度语音测试集上，长语音分组的平均首 token 输出时间稳定在约 1.1 秒，相比非流式基线降低 34.6%–83.9%，最长分组平均减少 5.67 秒</w:t>
      </w:r>
      <w:r>
        <w:rPr>
          <w:rStyle w:val="134"/>
          <w:rFonts w:hint="eastAsia"/>
          <w:b w:val="0"/>
          <w:bCs w:val="0"/>
          <w:color w:val="auto"/>
          <w:sz w:val="21"/>
          <w:szCs w:val="21"/>
          <w:lang w:val="en-US" w:eastAsia="zh-CN"/>
        </w:rPr>
        <w:t>且</w:t>
      </w:r>
      <w:r>
        <w:rPr>
          <w:rStyle w:val="134"/>
          <w:rFonts w:hint="eastAsia"/>
          <w:b w:val="0"/>
          <w:bCs w:val="0"/>
          <w:color w:val="auto"/>
          <w:sz w:val="21"/>
          <w:szCs w:val="21"/>
        </w:rPr>
        <w:t>转录错误率保持在可接受范围</w:t>
      </w:r>
      <w:r>
        <w:rPr>
          <w:rStyle w:val="134"/>
          <w:b w:val="0"/>
          <w:bCs w:val="0"/>
          <w:color w:val="auto"/>
          <w:sz w:val="21"/>
          <w:szCs w:val="21"/>
        </w:rPr>
        <w:t>。结果表明该架构可有效降低长语音交互等待。</w:t>
      </w:r>
      <w:commentRangeEnd w:id="1"/>
      <w:r>
        <w:rPr>
          <w:rStyle w:val="37"/>
          <w:rFonts w:hint="default" w:ascii="方正楷体_GB2312" w:hAnsi="华文楷体" w:eastAsia="方正楷体_GB2312"/>
        </w:rPr>
        <w:commentReference w:id="1"/>
      </w:r>
    </w:p>
    <w:p w14:paraId="6DD42478">
      <w:pPr>
        <w:pStyle w:val="114"/>
        <w:snapToGrid w:val="0"/>
        <w:ind w:left="0" w:firstLine="0" w:firstLineChars="0"/>
        <w:rPr>
          <w:sz w:val="21"/>
          <w:szCs w:val="21"/>
        </w:rPr>
      </w:pPr>
      <w:r>
        <w:rPr>
          <w:rFonts w:ascii="宋体" w:hAnsi="宋体" w:eastAsia="宋体"/>
          <w:b/>
          <w:sz w:val="21"/>
          <w:szCs w:val="21"/>
        </w:rPr>
        <w:t>关键词</w:t>
      </w:r>
      <w:r>
        <w:rPr>
          <w:rFonts w:hint="eastAsia"/>
          <w:sz w:val="21"/>
          <w:szCs w:val="21"/>
        </w:rPr>
        <w:t>：流式架构；语音对话系统；流水线并行；增量预填充；端到端延迟</w:t>
      </w:r>
    </w:p>
    <w:p w14:paraId="7E87F9EA">
      <w:pPr>
        <w:pStyle w:val="115"/>
        <w:rPr>
          <w:sz w:val="21"/>
          <w:szCs w:val="21"/>
          <w:bdr w:val="single" w:color="FF0000" w:sz="4" w:space="0"/>
        </w:rPr>
      </w:pPr>
      <w:r>
        <w:rPr>
          <w:rFonts w:hint="eastAsia" w:ascii="黑体"/>
          <w:sz w:val="21"/>
          <w:szCs w:val="21"/>
        </w:rPr>
        <w:t>文献标志码: A</w:t>
      </w:r>
      <w:r>
        <w:rPr>
          <w:rFonts w:hint="eastAsia"/>
          <w:sz w:val="21"/>
          <w:szCs w:val="21"/>
        </w:rPr>
        <w:t xml:space="preserve">   </w:t>
      </w:r>
      <w:r>
        <w:rPr>
          <w:rFonts w:hint="eastAsia" w:ascii="黑体"/>
          <w:sz w:val="21"/>
          <w:szCs w:val="21"/>
        </w:rPr>
        <w:t xml:space="preserve"> 中图分类号:TP18</w:t>
      </w:r>
    </w:p>
    <w:p w14:paraId="418B7C9F">
      <w:pPr>
        <w:pStyle w:val="117"/>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pPr>
        <w:pStyle w:val="26"/>
        <w:spacing w:line="270" w:lineRule="atLeast"/>
        <w:ind w:firstLine="0"/>
        <w:rPr>
          <w:rFonts w:hint="default" w:ascii="Times New Roman"/>
          <w:sz w:val="21"/>
          <w:szCs w:val="21"/>
        </w:rPr>
      </w:pPr>
      <w:r>
        <w:rPr>
          <w:rFonts w:hint="default" w:ascii="Times New Roman" w:hAnsi="Times New Roman"/>
          <w:b/>
          <w:sz w:val="21"/>
          <w:szCs w:val="21"/>
        </w:rPr>
        <w:t>Abstract</w:t>
      </w:r>
      <w:r>
        <w:rPr>
          <w:rFonts w:hint="default" w:ascii="Times New Roman"/>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pPr>
        <w:pStyle w:val="26"/>
        <w:spacing w:line="270" w:lineRule="atLeast"/>
        <w:ind w:firstLine="0"/>
        <w:rPr>
          <w:rFonts w:hint="default"/>
          <w:b/>
          <w:bCs/>
          <w:sz w:val="21"/>
          <w:szCs w:val="21"/>
        </w:rPr>
      </w:pPr>
      <w:r>
        <w:rPr>
          <w:rFonts w:hint="default" w:ascii="Times New Roman" w:hAnsi="Times New Roman"/>
          <w:b/>
          <w:sz w:val="21"/>
          <w:szCs w:val="21"/>
        </w:rPr>
        <w:t>Key words</w:t>
      </w:r>
      <w:r>
        <w:rPr>
          <w:rFonts w:hint="default" w:ascii="Times New Roman"/>
          <w:sz w:val="21"/>
          <w:szCs w:val="21"/>
        </w:rPr>
        <w:t>：streaming architecture; voice dialogue system; pipeline parallelism; incremental prefilling; end-to-end latency</w:t>
      </w:r>
      <w:r>
        <w:rPr>
          <w:b/>
          <w:bCs/>
          <w:sz w:val="21"/>
          <w:szCs w:val="21"/>
        </w:rPr>
        <w:t xml:space="preserve"> </w:t>
      </w:r>
    </w:p>
    <w:p w14:paraId="0D615A98">
      <w:pPr>
        <w:pStyle w:val="26"/>
        <w:spacing w:line="270" w:lineRule="atLeast"/>
        <w:ind w:firstLine="0"/>
        <w:rPr>
          <w:rFonts w:hint="default"/>
          <w:b/>
          <w:bCs/>
          <w:sz w:val="21"/>
          <w:szCs w:val="21"/>
        </w:rPr>
      </w:pPr>
    </w:p>
    <w:p w14:paraId="6ADD3BC1">
      <w:pPr>
        <w:ind w:firstLine="0"/>
        <w:rPr>
          <w:del w:id="26" w:author="华血" w:date="2026-06-29T11:54:24Z"/>
        </w:rPr>
        <w:sectPr>
          <w:headerReference r:id="rId9" w:type="first"/>
          <w:footerReference r:id="rId12" w:type="first"/>
          <w:headerReference r:id="rId7" w:type="default"/>
          <w:footerReference r:id="rId10" w:type="default"/>
          <w:headerReference r:id="rId8" w:type="even"/>
          <w:footerReference r:id="rId11" w:type="even"/>
          <w:type w:val="continuous"/>
          <w:pgSz w:w="11419" w:h="15621"/>
          <w:pgMar w:top="1814" w:right="794" w:bottom="454" w:left="794" w:header="680" w:footer="454" w:gutter="0"/>
          <w:pgNumType w:start="1"/>
          <w:cols w:space="425" w:num="1"/>
          <w:titlePg/>
          <w:docGrid w:type="lines" w:linePitch="290" w:charSpace="0"/>
        </w:sectPr>
      </w:pPr>
    </w:p>
    <w:p w14:paraId="444A4057">
      <w:pPr>
        <w:pStyle w:val="8"/>
        <w:adjustRightInd w:val="0"/>
        <w:spacing w:line="240" w:lineRule="auto"/>
        <w:rPr>
          <w:b/>
          <w:sz w:val="21"/>
          <w:szCs w:val="21"/>
        </w:rPr>
        <w:sectPr>
          <w:headerReference r:id="rId15" w:type="first"/>
          <w:headerReference r:id="rId13" w:type="default"/>
          <w:headerReference r:id="rId14" w:type="even"/>
          <w:type w:val="continuous"/>
          <w:pgSz w:w="11419" w:h="15621"/>
          <w:pgMar w:top="1814" w:right="794" w:bottom="454" w:left="794" w:header="680" w:footer="454" w:gutter="0"/>
          <w:cols w:space="425" w:num="1"/>
          <w:docGrid w:type="lines" w:linePitch="290" w:charSpace="0"/>
        </w:sectPr>
      </w:pPr>
    </w:p>
    <w:p w14:paraId="6F9332BA">
      <w:pPr>
        <w:ind w:firstLine="410"/>
        <w:rPr>
          <w:rFonts w:ascii="方正书宋简体" w:hAnsi="方正书宋简体" w:cs="方正书宋简体"/>
          <w:sz w:val="20"/>
          <w:szCs w:val="20"/>
        </w:rPr>
      </w:pPr>
      <w:ins w:id="27" w:author="华血" w:date="2026-06-27T18:22:06Z">
        <w:r>
          <w:rPr>
            <w:rFonts w:hint="eastAsia" w:ascii="方正书宋简体" w:hAnsi="方正书宋简体" w:cs="方正书宋简体"/>
            <w:sz w:val="20"/>
            <w:szCs w:val="20"/>
            <w:rPrChange w:id="28" w:author="华血" w:date="2026-06-27T18:22:06Z">
              <w:rPr>
                <w:rFonts w:hint="eastAsia"/>
              </w:rPr>
            </w:rPrChange>
          </w:rPr>
          <w:t>随着人工智能技术的发展，人机交互正由“指令式”向自然语音对话演进。尽管 GPT-4o</w:t>
        </w:r>
      </w:ins>
      <w:ins w:id="29" w:author="华血" w:date="2026-06-27T18:22:06Z">
        <w:r>
          <w:rPr>
            <w:rFonts w:hint="eastAsia" w:ascii="方正书宋简体" w:hAnsi="方正书宋简体" w:cs="方正书宋简体"/>
            <w:sz w:val="20"/>
            <w:szCs w:val="20"/>
            <w:vertAlign w:val="superscript"/>
            <w:rPrChange w:id="30" w:author="华血" w:date="2026-06-28T11:59:47Z">
              <w:rPr>
                <w:rFonts w:hint="eastAsia"/>
              </w:rPr>
            </w:rPrChange>
          </w:rPr>
          <w:t>[1]</w:t>
        </w:r>
      </w:ins>
      <w:ins w:id="31" w:author="华血" w:date="2026-06-27T18:22:06Z">
        <w:r>
          <w:rPr>
            <w:rFonts w:hint="eastAsia" w:ascii="方正书宋简体" w:hAnsi="方正书宋简体" w:cs="方正书宋简体"/>
            <w:sz w:val="20"/>
            <w:szCs w:val="20"/>
            <w:rPrChange w:id="32" w:author="华血" w:date="2026-06-27T18:22:06Z">
              <w:rPr>
                <w:rFonts w:hint="eastAsia"/>
              </w:rPr>
            </w:rPrChange>
          </w:rPr>
          <w:t>、Gemini 1.5</w:t>
        </w:r>
      </w:ins>
      <w:ins w:id="33" w:author="华血" w:date="2026-06-27T18:22:06Z">
        <w:r>
          <w:rPr>
            <w:rFonts w:hint="eastAsia" w:ascii="方正书宋简体" w:hAnsi="方正书宋简体" w:cs="方正书宋简体"/>
            <w:sz w:val="20"/>
            <w:szCs w:val="20"/>
            <w:vertAlign w:val="superscript"/>
            <w:rPrChange w:id="34" w:author="华血" w:date="2026-06-28T11:59:56Z">
              <w:rPr>
                <w:rFonts w:hint="eastAsia"/>
              </w:rPr>
            </w:rPrChange>
          </w:rPr>
          <w:t>[2]</w:t>
        </w:r>
      </w:ins>
      <w:ins w:id="35" w:author="华血" w:date="2026-06-27T18:22:06Z">
        <w:r>
          <w:rPr>
            <w:rFonts w:hint="eastAsia" w:ascii="方正书宋简体" w:hAnsi="方正书宋简体" w:cs="方正书宋简体"/>
            <w:sz w:val="20"/>
            <w:szCs w:val="20"/>
            <w:rPrChange w:id="36" w:author="华血" w:date="2026-06-27T18:22:06Z">
              <w:rPr>
                <w:rFonts w:hint="eastAsia"/>
              </w:rPr>
            </w:rPrChange>
          </w:rPr>
          <w:t xml:space="preserve"> 等多模态大模型推动了语音交互能力提升，但受部署成本和工程成熟度限制，当前实际系统仍多采用由 ASR、LLM 和 TTS 组成的级联式架构。在长语音场景中，该架构通常需等待语音端点检测完成后再启动后续理解与生成，容易产生端点后等待延迟，影响交互实时性与流畅性。</w:t>
        </w:r>
      </w:ins>
      <w:del w:id="37" w:author="华血" w:date="2026-06-27T18:22:06Z">
        <w:commentRangeStart w:id="2"/>
        <w:r>
          <w:rPr>
            <w:rFonts w:hint="eastAsia" w:ascii="方正书宋简体" w:hAnsi="方正书宋简体" w:cs="方正书宋简体"/>
            <w:sz w:val="20"/>
            <w:szCs w:val="20"/>
          </w:rPr>
          <w:delText>随着人工智能技术的飞速发展，人机交互正经历着一场从“指令式”向“自然流式对话”的快速转变。 GPT-4o</w:delText>
        </w:r>
      </w:del>
      <w:del w:id="38" w:author="华血" w:date="2026-06-27T18:22:06Z">
        <w:r>
          <w:rPr>
            <w:rFonts w:hint="eastAsia" w:ascii="方正书宋简体" w:hAnsi="方正书宋简体" w:cs="方正书宋简体"/>
            <w:sz w:val="20"/>
            <w:szCs w:val="20"/>
            <w:vertAlign w:val="superscript"/>
          </w:rPr>
          <w:delText xml:space="preserve"> [1]</w:delText>
        </w:r>
      </w:del>
      <w:del w:id="39" w:author="华血" w:date="2026-06-27T18:22:06Z">
        <w:r>
          <w:rPr>
            <w:rFonts w:hint="eastAsia" w:ascii="方正书宋简体" w:hAnsi="方正书宋简体" w:cs="方正书宋简体"/>
            <w:sz w:val="20"/>
            <w:szCs w:val="20"/>
          </w:rPr>
          <w:delText>和Gemini 1.5</w:delText>
        </w:r>
      </w:del>
      <w:del w:id="40" w:author="华血" w:date="2026-06-27T18:22:06Z">
        <w:r>
          <w:rPr>
            <w:rFonts w:hint="eastAsia" w:ascii="方正书宋简体" w:hAnsi="方正书宋简体" w:cs="方正书宋简体"/>
            <w:sz w:val="20"/>
            <w:szCs w:val="20"/>
            <w:vertAlign w:val="superscript"/>
          </w:rPr>
          <w:delText xml:space="preserve"> [2]</w:delText>
        </w:r>
      </w:del>
      <w:del w:id="41" w:author="华血" w:date="2026-06-27T18:22:06Z">
        <w:r>
          <w:rPr>
            <w:rFonts w:hint="eastAsia" w:ascii="方正书宋简体" w:hAnsi="方正书宋简体" w:cs="方正书宋简体"/>
            <w:sz w:val="20"/>
            <w:szCs w:val="20"/>
          </w:rPr>
          <w:delText>的出现，代表了原生多模态大模型的问世，使语言模型首次具备了在听觉、视觉和文本模态间进行理解与生成的能力。传统的语音助手(如早期的Siri或天猫精灵等)主要依赖基于规则的实现方式，其虽然在执行特定指令时表现良好，但其固定的句法十分生硬，严重限制了用户的表达自由度。用户需要遵守厂家预设的命令模板，这种僵硬的对话方式使人机之间的交互充满了机械感</w:delText>
        </w:r>
      </w:del>
      <w:del w:id="42" w:author="华血" w:date="2026-06-27T18:22:10Z">
        <w:r>
          <w:rPr>
            <w:rFonts w:hint="eastAsia" w:ascii="方正书宋简体" w:hAnsi="方正书宋简体" w:cs="方正书宋简体"/>
            <w:sz w:val="20"/>
            <w:szCs w:val="20"/>
          </w:rPr>
          <w:delText>。</w:delText>
        </w:r>
        <w:commentRangeEnd w:id="2"/>
      </w:del>
      <w:r>
        <w:rPr>
          <w:rStyle w:val="37"/>
          <w:rFonts w:ascii="方正书宋简体" w:hAnsi="方正书宋简体" w:cs="方正书宋简体"/>
          <w:sz w:val="20"/>
          <w:szCs w:val="20"/>
        </w:rPr>
        <w:commentReference w:id="2"/>
      </w:r>
    </w:p>
    <w:p w14:paraId="7D0E03B3">
      <w:pPr>
        <w:ind w:firstLine="410"/>
        <w:rPr>
          <w:rFonts w:ascii="方正书宋简体" w:hAnsi="方正书宋简体" w:cs="方正书宋简体"/>
          <w:sz w:val="20"/>
          <w:szCs w:val="20"/>
        </w:rPr>
      </w:pPr>
      <w:r>
        <w:rPr>
          <w:rFonts w:hint="eastAsia" w:ascii="方正书宋简体" w:hAnsi="方正书宋简体" w:cs="方正书宋简体"/>
          <w:sz w:val="20"/>
          <w:szCs w:val="20"/>
        </w:rPr>
        <w:t>相比之下，新一代语音对话系统基于大语言模型（Large Language Model, LLM）有更强的理解能力，能处理复杂推理任务，还能支持带有情感色彩的多轮自然语言交互，可这种智能化水平的提高，也带来了巨大的计算开销和延迟挑战。公开的系统报告指出，GPT - 4o端到端语音响应延迟可低至232毫秒，平均320毫秒</w:t>
      </w:r>
      <w:r>
        <w:rPr>
          <w:rFonts w:hint="eastAsia" w:ascii="方正书宋简体" w:hAnsi="方正书宋简体" w:cs="方正书宋简体"/>
          <w:sz w:val="20"/>
          <w:szCs w:val="20"/>
          <w:vertAlign w:val="superscript"/>
        </w:rPr>
        <w:t>[1]</w:t>
      </w:r>
      <w:r>
        <w:rPr>
          <w:rFonts w:hint="eastAsia" w:ascii="方正书宋简体" w:hAnsi="方正书宋简体" w:cs="方正书宋简体"/>
          <w:sz w:val="20"/>
          <w:szCs w:val="20"/>
        </w:rPr>
        <w:t>，这已经接近人类自然对话反应速度。这意味着，“低延迟”与“准确率”并列，是下一代语音交互体验的关键竞争指标。</w:t>
      </w:r>
    </w:p>
    <w:p w14:paraId="1DB0ED3B">
      <w:pPr>
        <w:ind w:firstLine="410"/>
        <w:rPr>
          <w:rFonts w:ascii="方正书宋简体" w:hAnsi="方正书宋简体" w:cs="方正书宋简体"/>
          <w:sz w:val="20"/>
          <w:szCs w:val="20"/>
        </w:rPr>
      </w:pPr>
      <w:commentRangeStart w:id="3"/>
      <w:r>
        <w:rPr>
          <w:rFonts w:hint="eastAsia" w:ascii="方正书宋简体" w:hAnsi="方正书宋简体" w:cs="方正书宋简体"/>
          <w:sz w:val="20"/>
          <w:szCs w:val="20"/>
        </w:rPr>
        <w:t>尽管端到端多模态模型在论文和实验中表现出色，可其训练成本高，数据隐私管控难，垂直场景需深度定制。而级联式系统是把语音活动检测（Voice Activity Detection, VAD）、自动语音识别（Automatic Speech Recognition, ASR）、大语言模型（Large Language Model, LLM）和语音合成（Text-to-Speech, TTS）拆分为独立可替换的模块并按顺序串联，因此可以复用现有的高质量ASR、文本LLM与TTS能力。在需要快速迭代LLM，控制部署成本，降低升级风险的场景中，级联架构仍然具备重要的工程价值。在这种串行架构中，系统的总延迟(</w:t>
      </w:r>
      <w:r>
        <w:rPr>
          <w:rFonts w:hint="eastAsia" w:ascii="方正书宋简体" w:hAnsi="方正书宋简体" w:cs="方正书宋简体"/>
          <w:position w:val="-12"/>
          <w:sz w:val="20"/>
          <w:szCs w:val="20"/>
        </w:rPr>
        <w:object>
          <v:shape id="_x0000_i1025" o:spt="75" type="#_x0000_t75" style="height:18.15pt;width:18.15pt;" o:ole="t" filled="f" o:preferrelative="t" stroked="f" coordsize="21600,21600">
            <v:path/>
            <v:fill on="f" focussize="0,0"/>
            <v:stroke on="f" joinstyle="miter"/>
            <v:imagedata r:id="rId18" o:title=""/>
            <o:lock v:ext="edit" aspectratio="t"/>
            <w10:wrap type="none"/>
            <w10:anchorlock/>
          </v:shape>
          <o:OLEObject Type="Embed" ProgID="Equation.DSMT4" ShapeID="_x0000_i1025" DrawAspect="Content" ObjectID="_1468075725" r:id="rId17">
            <o:LockedField>false</o:LockedField>
          </o:OLEObject>
        </w:object>
      </w:r>
      <w:r>
        <w:rPr>
          <w:rFonts w:hint="eastAsia" w:ascii="方正书宋简体" w:hAnsi="方正书宋简体" w:cs="方正书宋简体"/>
          <w:sz w:val="20"/>
          <w:szCs w:val="20"/>
        </w:rPr>
        <w:t>)不仅取决于各个模块的处理时间，还显著受限于模块间的数据流转方式。为方便分析，这种串行级联系统的总延迟可表示为各组件延迟的简单线性叠加：</w:t>
      </w:r>
      <w:commentRangeEnd w:id="3"/>
      <w:r>
        <w:rPr>
          <w:rStyle w:val="37"/>
          <w:rFonts w:ascii="方正书宋简体" w:hAnsi="方正书宋简体" w:cs="方正书宋简体"/>
          <w:sz w:val="20"/>
          <w:szCs w:val="20"/>
        </w:rPr>
        <w:commentReference w:id="3"/>
      </w:r>
    </w:p>
    <w:p w14:paraId="2789A602">
      <w:pPr>
        <w:pStyle w:val="12"/>
        <w:tabs>
          <w:tab w:val="left" w:pos="0"/>
          <w:tab w:val="center" w:pos="4200"/>
        </w:tabs>
        <w:ind w:firstLine="0"/>
        <w:rPr>
          <w:rFonts w:eastAsia="方正大标宋简体"/>
        </w:rPr>
      </w:pPr>
      <w:r>
        <w:rPr>
          <w:rFonts w:hint="eastAsia" w:ascii="方正大标宋简体" w:hAnsi="方正大标宋简体" w:eastAsia="方正大标宋简体" w:cs="方正大标宋简体"/>
          <w:b/>
          <w:position w:val="-14"/>
          <w:sz w:val="20"/>
          <w:szCs w:val="20"/>
        </w:rPr>
        <w:object>
          <v:shape id="_x0000_i1026" o:spt="75" type="#_x0000_t75" style="height:18.45pt;width:210.55pt;" o:ole="t" filled="f" o:preferrelative="t" stroked="f" coordsize="21600,21600">
            <v:path/>
            <v:fill on="f" focussize="0,0"/>
            <v:stroke on="f" joinstyle="miter"/>
            <v:imagedata r:id="rId20" o:title=""/>
            <o:lock v:ext="edit" aspectratio="t"/>
            <w10:wrap type="none"/>
            <w10:anchorlock/>
          </v:shape>
          <o:OLEObject Type="Embed" ProgID="Equation.DSMT4" ShapeID="_x0000_i1026" DrawAspect="Content" ObjectID="_1468075726" r:id="rId19">
            <o:LockedField>false</o:LockedField>
          </o:OLEObject>
        </w:object>
      </w:r>
      <w:r>
        <w:rPr>
          <w:rFonts w:hint="eastAsia" w:ascii="方正大标宋简体" w:hAnsi="方正大标宋简体" w:eastAsia="方正大标宋简体" w:cs="方正大标宋简体"/>
          <w:b/>
          <w:position w:val="-14"/>
          <w:sz w:val="20"/>
          <w:szCs w:val="20"/>
        </w:rPr>
        <w:t xml:space="preserve">  </w:t>
      </w:r>
      <w:r>
        <w:rPr>
          <w:rFonts w:hint="eastAsia" w:ascii="方正大标宋简体" w:hAnsi="方正大标宋简体" w:eastAsia="方正大标宋简体" w:cs="方正大标宋简体"/>
          <w:bCs/>
          <w:i w:val="0"/>
          <w:iCs w:val="0"/>
          <w:sz w:val="20"/>
          <w:szCs w:val="20"/>
        </w:rPr>
        <w:t>(</w:t>
      </w:r>
      <w:r>
        <w:rPr>
          <w:rFonts w:hint="eastAsia" w:ascii="方正大标宋简体" w:hAnsi="方正大标宋简体" w:eastAsia="方正大标宋简体" w:cs="方正大标宋简体"/>
          <w:bCs/>
          <w:i w:val="0"/>
          <w:iCs w:val="0"/>
          <w:sz w:val="20"/>
          <w:szCs w:val="20"/>
        </w:rPr>
        <w:fldChar w:fldCharType="begin"/>
      </w:r>
      <w:r>
        <w:rPr>
          <w:rFonts w:hint="eastAsia" w:ascii="方正大标宋简体" w:hAnsi="方正大标宋简体" w:eastAsia="方正大标宋简体" w:cs="方正大标宋简体"/>
          <w:bCs/>
          <w:i w:val="0"/>
          <w:iCs w:val="0"/>
          <w:sz w:val="20"/>
          <w:szCs w:val="20"/>
        </w:rPr>
        <w:instrText xml:space="preserve"> SEQ 公式 \* ARABIC </w:instrText>
      </w:r>
      <w:r>
        <w:rPr>
          <w:rFonts w:hint="eastAsia" w:ascii="方正大标宋简体" w:hAnsi="方正大标宋简体" w:eastAsia="方正大标宋简体" w:cs="方正大标宋简体"/>
          <w:bCs/>
          <w:i w:val="0"/>
          <w:iCs w:val="0"/>
          <w:sz w:val="20"/>
          <w:szCs w:val="20"/>
        </w:rPr>
        <w:fldChar w:fldCharType="separate"/>
      </w:r>
      <w:r>
        <w:rPr>
          <w:rFonts w:hint="eastAsia" w:ascii="方正大标宋简体" w:hAnsi="方正大标宋简体" w:eastAsia="方正大标宋简体" w:cs="方正大标宋简体"/>
          <w:bCs/>
          <w:i w:val="0"/>
          <w:iCs w:val="0"/>
          <w:sz w:val="20"/>
          <w:szCs w:val="20"/>
        </w:rPr>
        <w:t>1</w:t>
      </w:r>
      <w:r>
        <w:rPr>
          <w:rFonts w:hint="eastAsia" w:ascii="方正大标宋简体" w:hAnsi="方正大标宋简体" w:eastAsia="方正大标宋简体" w:cs="方正大标宋简体"/>
          <w:bCs/>
          <w:i w:val="0"/>
          <w:iCs w:val="0"/>
          <w:sz w:val="20"/>
          <w:szCs w:val="20"/>
        </w:rPr>
        <w:fldChar w:fldCharType="end"/>
      </w:r>
      <w:r>
        <w:rPr>
          <w:rFonts w:hint="eastAsia" w:ascii="方正大标宋简体" w:hAnsi="方正大标宋简体" w:eastAsia="方正大标宋简体" w:cs="方正大标宋简体"/>
          <w:bCs/>
          <w:i w:val="0"/>
          <w:iCs w:val="0"/>
          <w:sz w:val="20"/>
          <w:szCs w:val="20"/>
        </w:rPr>
        <w:t>)</w:t>
      </w:r>
    </w:p>
    <w:p w14:paraId="051C897D">
      <w:pPr>
        <w:ind w:firstLine="410"/>
        <w:rPr>
          <w:rFonts w:hint="eastAsia" w:ascii="方正书宋简体" w:hAnsi="方正书宋简体" w:cs="方正书宋简体"/>
          <w:sz w:val="20"/>
          <w:szCs w:val="20"/>
          <w:highlight w:val="yellow"/>
        </w:rPr>
      </w:pPr>
      <w:ins w:id="43" w:author="华血" w:date="2026-06-27T18:36:17Z">
        <w:r>
          <w:rPr>
            <w:rFonts w:hint="eastAsia" w:ascii="方正书宋简体" w:hAnsi="方正书宋简体" w:cs="方正书宋简体"/>
            <w:sz w:val="20"/>
            <w:szCs w:val="20"/>
            <w:highlight w:val="yellow"/>
            <w:lang w:val="en-US" w:eastAsia="zh-CN"/>
          </w:rPr>
          <w:t>其中，</w:t>
        </w:r>
      </w:ins>
      <w:ins w:id="44" w:author="华血" w:date="2026-06-28T13:57:28Z"/>
      <w:ins w:id="45" w:author="华血" w:date="2026-06-28T13:57:28Z"/>
      <w:ins w:id="46" w:author="华血" w:date="2026-06-28T13:57:28Z"/>
      <w:ins w:id="47" w:author="华血" w:date="2026-06-28T13:57:28Z">
        <w:r>
          <w:rPr>
            <w:rFonts w:hint="eastAsia" w:ascii="方正书宋简体" w:hAnsi="方正书宋简体" w:cs="方正书宋简体"/>
            <w:position w:val="-12"/>
            <w:sz w:val="20"/>
            <w:szCs w:val="20"/>
            <w:highlight w:val="yellow"/>
            <w:lang w:val="en-US" w:eastAsia="zh-CN"/>
          </w:rPr>
          <w:object>
            <v:shape id="_x0000_i1068" o:spt="75" type="#_x0000_t75" style="height:18pt;width:24pt;" o:ole="t" filled="f" o:preferrelative="t" stroked="f" coordsize="21600,21600">
              <v:fill on="f" focussize="0,0"/>
              <v:stroke on="f"/>
              <v:imagedata r:id="rId22" o:title=""/>
              <o:lock v:ext="edit" aspectratio="t"/>
              <w10:wrap type="none"/>
              <w10:anchorlock/>
            </v:shape>
            <o:OLEObject Type="Embed" ProgID="Equation.DSMT4" ShapeID="_x0000_i1068" DrawAspect="Content" ObjectID="_1468075727" r:id="rId21">
              <o:LockedField>false</o:LockedField>
            </o:OLEObject>
          </w:object>
        </w:r>
      </w:ins>
      <w:ins w:id="49" w:author="华血" w:date="2026-06-28T13:57:28Z"/>
      <w:ins w:id="50" w:author="华血" w:date="2026-06-27T18:36:17Z">
        <w:r>
          <w:rPr>
            <w:rFonts w:hint="eastAsia" w:ascii="方正书宋简体" w:hAnsi="方正书宋简体" w:cs="方正书宋简体"/>
            <w:sz w:val="20"/>
            <w:szCs w:val="20"/>
            <w:highlight w:val="yellow"/>
            <w:lang w:val="en-US" w:eastAsia="zh-CN"/>
          </w:rPr>
          <w:t>表示语音活动检测及端点判定延迟，</w:t>
        </w:r>
      </w:ins>
      <w:ins w:id="51" w:author="华血" w:date="2026-06-28T14:00:13Z"/>
      <w:ins w:id="52" w:author="华血" w:date="2026-06-28T14:00:13Z"/>
      <w:ins w:id="53" w:author="华血" w:date="2026-06-28T14:00:13Z"/>
      <w:ins w:id="54" w:author="华血" w:date="2026-06-28T14:00:13Z">
        <w:r>
          <w:rPr>
            <w:rFonts w:hint="eastAsia" w:ascii="方正书宋简体" w:hAnsi="方正书宋简体" w:cs="方正书宋简体"/>
            <w:position w:val="-12"/>
            <w:sz w:val="20"/>
            <w:szCs w:val="20"/>
            <w:highlight w:val="yellow"/>
            <w:lang w:val="en-US" w:eastAsia="zh-CN"/>
          </w:rPr>
          <w:object>
            <v:shape id="_x0000_i1070" o:spt="75" type="#_x0000_t75" style="height:18pt;width:23pt;" o:ole="t" filled="f" o:preferrelative="t" stroked="f" coordsize="21600,21600">
              <v:fill on="f" focussize="0,0"/>
              <v:stroke on="f"/>
              <v:imagedata r:id="rId24" o:title=""/>
              <o:lock v:ext="edit" aspectratio="t"/>
              <w10:wrap type="none"/>
              <w10:anchorlock/>
            </v:shape>
            <o:OLEObject Type="Embed" ProgID="Equation.DSMT4" ShapeID="_x0000_i1070" DrawAspect="Content" ObjectID="_1468075728" r:id="rId23">
              <o:LockedField>false</o:LockedField>
            </o:OLEObject>
          </w:object>
        </w:r>
      </w:ins>
      <w:ins w:id="56" w:author="华血" w:date="2026-06-28T14:00:13Z"/>
      <w:ins w:id="57" w:author="华血" w:date="2026-06-27T18:36:17Z">
        <w:r>
          <w:rPr>
            <w:rFonts w:hint="eastAsia" w:ascii="方正书宋简体" w:hAnsi="方正书宋简体" w:cs="方正书宋简体"/>
            <w:sz w:val="20"/>
            <w:szCs w:val="20"/>
            <w:highlight w:val="yellow"/>
            <w:lang w:val="en-US" w:eastAsia="zh-CN"/>
          </w:rPr>
          <w:t>表示语音识别延迟，</w:t>
        </w:r>
      </w:ins>
      <w:ins w:id="58" w:author="华血" w:date="2026-06-28T14:00:36Z"/>
      <w:ins w:id="59" w:author="华血" w:date="2026-06-28T14:00:36Z"/>
      <w:ins w:id="60" w:author="华血" w:date="2026-06-28T14:00:36Z"/>
      <w:ins w:id="61" w:author="华血" w:date="2026-06-28T14:00:36Z">
        <w:r>
          <w:rPr>
            <w:rFonts w:hint="eastAsia" w:ascii="方正书宋简体" w:hAnsi="方正书宋简体" w:cs="方正书宋简体"/>
            <w:position w:val="-14"/>
            <w:sz w:val="20"/>
            <w:szCs w:val="20"/>
            <w:highlight w:val="yellow"/>
            <w:lang w:val="en-US" w:eastAsia="zh-CN"/>
          </w:rPr>
          <w:object>
            <v:shape id="_x0000_i1071" o:spt="75" type="#_x0000_t75" style="height:19pt;width:29pt;" o:ole="t" filled="f" o:preferrelative="t" stroked="f" coordsize="21600,21600">
              <v:fill on="f" focussize="0,0"/>
              <v:stroke on="f"/>
              <v:imagedata r:id="rId26" o:title=""/>
              <o:lock v:ext="edit" aspectratio="t"/>
              <w10:wrap type="none"/>
              <w10:anchorlock/>
            </v:shape>
            <o:OLEObject Type="Embed" ProgID="Equation.DSMT4" ShapeID="_x0000_i1071" DrawAspect="Content" ObjectID="_1468075729" r:id="rId25">
              <o:LockedField>false</o:LockedField>
            </o:OLEObject>
          </w:object>
        </w:r>
      </w:ins>
      <w:ins w:id="63" w:author="华血" w:date="2026-06-28T14:00:36Z"/>
      <w:ins w:id="64" w:author="华血" w:date="2026-06-27T18:36:17Z">
        <w:r>
          <w:rPr>
            <w:rFonts w:hint="eastAsia" w:ascii="方正书宋简体" w:hAnsi="方正书宋简体" w:cs="方正书宋简体"/>
            <w:sz w:val="20"/>
            <w:szCs w:val="20"/>
            <w:highlight w:val="yellow"/>
            <w:lang w:val="en-US" w:eastAsia="zh-CN"/>
          </w:rPr>
          <w:t>表示 LLM 对输入上下文进行预填充计算的延迟，</w:t>
        </w:r>
      </w:ins>
      <w:ins w:id="65" w:author="华血" w:date="2026-06-28T14:01:09Z"/>
      <w:ins w:id="66" w:author="华血" w:date="2026-06-28T14:01:09Z"/>
      <w:ins w:id="67" w:author="华血" w:date="2026-06-28T14:01:09Z"/>
      <w:ins w:id="68" w:author="华血" w:date="2026-06-28T14:01:09Z">
        <w:r>
          <w:rPr>
            <w:rFonts w:hint="eastAsia" w:ascii="方正书宋简体" w:hAnsi="方正书宋简体" w:cs="方正书宋简体"/>
            <w:position w:val="-12"/>
            <w:sz w:val="20"/>
            <w:szCs w:val="20"/>
            <w:highlight w:val="yellow"/>
            <w:lang w:val="en-US" w:eastAsia="zh-CN"/>
          </w:rPr>
          <w:object>
            <v:shape id="_x0000_i1072" o:spt="75" type="#_x0000_t75" style="height:18pt;width:31.95pt;" o:ole="t" filled="f" o:preferrelative="t" stroked="f" coordsize="21600,21600">
              <v:fill on="f" focussize="0,0"/>
              <v:stroke on="f"/>
              <v:imagedata r:id="rId28" o:title=""/>
              <o:lock v:ext="edit" aspectratio="t"/>
              <w10:wrap type="none"/>
              <w10:anchorlock/>
            </v:shape>
            <o:OLEObject Type="Embed" ProgID="Equation.DSMT4" ShapeID="_x0000_i1072" DrawAspect="Content" ObjectID="_1468075730" r:id="rId27">
              <o:LockedField>false</o:LockedField>
            </o:OLEObject>
          </w:object>
        </w:r>
      </w:ins>
      <w:ins w:id="70" w:author="华血" w:date="2026-06-28T14:01:09Z"/>
      <w:ins w:id="71" w:author="华血" w:date="2026-06-27T18:36:17Z">
        <w:r>
          <w:rPr>
            <w:rFonts w:hint="eastAsia" w:ascii="方正书宋简体" w:hAnsi="方正书宋简体" w:cs="方正书宋简体"/>
            <w:sz w:val="20"/>
            <w:szCs w:val="20"/>
            <w:highlight w:val="yellow"/>
            <w:lang w:val="en-US" w:eastAsia="zh-CN"/>
          </w:rPr>
          <w:t>表示 LLM 自回归生成阶段的解码延迟，</w:t>
        </w:r>
      </w:ins>
      <w:ins w:id="72" w:author="华血" w:date="2026-06-28T14:01:41Z"/>
      <w:ins w:id="73" w:author="华血" w:date="2026-06-28T14:01:41Z"/>
      <w:ins w:id="74" w:author="华血" w:date="2026-06-28T14:01:41Z"/>
      <w:ins w:id="75" w:author="华血" w:date="2026-06-28T14:01:41Z">
        <w:r>
          <w:rPr>
            <w:rFonts w:hint="eastAsia" w:ascii="方正书宋简体" w:hAnsi="方正书宋简体" w:cs="方正书宋简体"/>
            <w:position w:val="-12"/>
            <w:sz w:val="20"/>
            <w:szCs w:val="20"/>
            <w:highlight w:val="yellow"/>
            <w:lang w:val="en-US" w:eastAsia="zh-CN"/>
          </w:rPr>
          <w:object>
            <v:shape id="_x0000_i1073" o:spt="75" type="#_x0000_t75" style="height:18pt;width:22.35pt;" o:ole="t" filled="f" o:preferrelative="t" stroked="f" coordsize="21600,21600">
              <v:path/>
              <v:fill on="f" focussize="0,0"/>
              <v:stroke on="f"/>
              <v:imagedata r:id="rId30" o:title=""/>
              <o:lock v:ext="edit" aspectratio="t"/>
              <w10:wrap type="none"/>
              <w10:anchorlock/>
            </v:shape>
            <o:OLEObject Type="Embed" ProgID="Equation.DSMT4" ShapeID="_x0000_i1073" DrawAspect="Content" ObjectID="_1468075731" r:id="rId29">
              <o:LockedField>false</o:LockedField>
            </o:OLEObject>
          </w:object>
        </w:r>
      </w:ins>
      <w:ins w:id="77" w:author="华血" w:date="2026-06-28T14:01:41Z"/>
      <w:ins w:id="78" w:author="华血" w:date="2026-06-27T18:36:17Z">
        <w:r>
          <w:rPr>
            <w:rFonts w:hint="eastAsia" w:ascii="方正书宋简体" w:hAnsi="方正书宋简体" w:cs="方正书宋简体"/>
            <w:sz w:val="20"/>
            <w:szCs w:val="20"/>
            <w:highlight w:val="yellow"/>
            <w:lang w:val="en-US" w:eastAsia="zh-CN"/>
          </w:rPr>
          <w:t>表示语音合成延迟，</w:t>
        </w:r>
      </w:ins>
      <w:ins w:id="79" w:author="华血" w:date="2026-06-28T14:02:14Z"/>
      <w:ins w:id="80" w:author="华血" w:date="2026-06-28T14:02:14Z"/>
      <w:ins w:id="81" w:author="华血" w:date="2026-06-28T14:02:14Z"/>
      <w:ins w:id="82" w:author="华血" w:date="2026-06-28T14:02:14Z">
        <w:r>
          <w:rPr>
            <w:rFonts w:hint="eastAsia" w:ascii="方正书宋简体" w:hAnsi="方正书宋简体" w:cs="方正书宋简体"/>
            <w:position w:val="-12"/>
            <w:sz w:val="20"/>
            <w:szCs w:val="20"/>
            <w:highlight w:val="yellow"/>
            <w:lang w:val="en-US" w:eastAsia="zh-CN"/>
          </w:rPr>
          <w:object>
            <v:shape id="_x0000_i1074" o:spt="75" type="#_x0000_t75" style="height:18pt;width:21pt;" o:ole="t" filled="f" o:preferrelative="t" stroked="f" coordsize="21600,21600">
              <v:fill on="f" focussize="0,0"/>
              <v:stroke on="f"/>
              <v:imagedata r:id="rId32" o:title=""/>
              <o:lock v:ext="edit" aspectratio="t"/>
              <w10:wrap type="none"/>
              <w10:anchorlock/>
            </v:shape>
            <o:OLEObject Type="Embed" ProgID="Equation.DSMT4" ShapeID="_x0000_i1074" DrawAspect="Content" ObjectID="_1468075732" r:id="rId31">
              <o:LockedField>false</o:LockedField>
            </o:OLEObject>
          </w:object>
        </w:r>
      </w:ins>
      <w:ins w:id="84" w:author="华血" w:date="2026-06-28T14:02:14Z"/>
      <w:ins w:id="85" w:author="华血" w:date="2026-06-27T18:36:17Z">
        <w:r>
          <w:rPr>
            <w:rFonts w:hint="eastAsia" w:ascii="方正书宋简体" w:hAnsi="方正书宋简体" w:cs="方正书宋简体"/>
            <w:sz w:val="20"/>
            <w:szCs w:val="20"/>
            <w:highlight w:val="yellow"/>
            <w:lang w:val="en-US" w:eastAsia="zh-CN"/>
          </w:rPr>
          <w:t>表示网络传输、请求调度及数据序列化等通信开销。需要说明的是，本文的 TTFT（Time to First Token）主要用于衡量系统从用户语音输入结束到 LLM 生成首个token</w:t>
        </w:r>
      </w:ins>
      <w:ins w:id="86" w:author="华血" w:date="2026-06-28T14:02:43Z">
        <w:r>
          <w:rPr>
            <w:rFonts w:hint="eastAsia" w:ascii="方正书宋简体" w:hAnsi="方正书宋简体" w:cs="方正书宋简体"/>
            <w:sz w:val="20"/>
            <w:szCs w:val="20"/>
            <w:highlight w:val="yellow"/>
            <w:lang w:val="en-US" w:eastAsia="zh-CN"/>
          </w:rPr>
          <w:t xml:space="preserve"> </w:t>
        </w:r>
      </w:ins>
      <w:ins w:id="87" w:author="华血" w:date="2026-06-27T18:36:17Z">
        <w:r>
          <w:rPr>
            <w:rFonts w:hint="eastAsia" w:ascii="方正书宋简体" w:hAnsi="方正书宋简体" w:cs="方正书宋简体"/>
            <w:sz w:val="20"/>
            <w:szCs w:val="20"/>
            <w:highlight w:val="yellow"/>
            <w:lang w:val="en-US" w:eastAsia="zh-CN"/>
          </w:rPr>
          <w:t>的响应时间，因此统计口径包含</w:t>
        </w:r>
      </w:ins>
      <w:ins w:id="88" w:author="华血" w:date="2026-06-28T14:03:00Z"/>
      <w:ins w:id="89" w:author="华血" w:date="2026-06-28T14:03:00Z"/>
      <w:ins w:id="90" w:author="华血" w:date="2026-06-28T14:03:00Z"/>
      <w:ins w:id="91" w:author="华血" w:date="2026-06-28T14:03:00Z">
        <w:r>
          <w:rPr>
            <w:rFonts w:hint="eastAsia" w:ascii="方正书宋简体" w:hAnsi="方正书宋简体" w:cs="方正书宋简体"/>
            <w:position w:val="-12"/>
            <w:sz w:val="20"/>
            <w:szCs w:val="20"/>
            <w:highlight w:val="yellow"/>
            <w:lang w:val="en-US" w:eastAsia="zh-CN"/>
          </w:rPr>
          <w:object>
            <v:shape id="_x0000_i1075" o:spt="75" type="#_x0000_t75" style="height:18pt;width:24pt;" o:ole="t" filled="f" o:preferrelative="t" stroked="f" coordsize="21600,21600">
              <v:fill on="f" focussize="0,0"/>
              <v:stroke on="f"/>
              <v:imagedata r:id="rId34" o:title=""/>
              <o:lock v:ext="edit" aspectratio="t"/>
              <w10:wrap type="none"/>
              <w10:anchorlock/>
            </v:shape>
            <o:OLEObject Type="Embed" ProgID="Equation.DSMT4" ShapeID="_x0000_i1075" DrawAspect="Content" ObjectID="_1468075733" r:id="rId33">
              <o:LockedField>false</o:LockedField>
            </o:OLEObject>
          </w:object>
        </w:r>
      </w:ins>
      <w:ins w:id="93" w:author="华血" w:date="2026-06-28T14:03:00Z"/>
      <w:ins w:id="94" w:author="华血" w:date="2026-06-27T18:36:17Z">
        <w:r>
          <w:rPr>
            <w:rFonts w:hint="eastAsia" w:ascii="方正书宋简体" w:hAnsi="方正书宋简体" w:cs="方正书宋简体"/>
            <w:sz w:val="20"/>
            <w:szCs w:val="20"/>
            <w:highlight w:val="yellow"/>
            <w:lang w:val="en-US" w:eastAsia="zh-CN"/>
          </w:rPr>
          <w:t>、</w:t>
        </w:r>
      </w:ins>
      <w:ins w:id="95" w:author="华血" w:date="2026-06-28T14:03:28Z"/>
      <w:ins w:id="96" w:author="华血" w:date="2026-06-28T14:03:28Z"/>
      <w:ins w:id="97" w:author="华血" w:date="2026-06-28T14:03:28Z"/>
      <w:ins w:id="98" w:author="华血" w:date="2026-06-28T14:03:28Z">
        <w:r>
          <w:rPr>
            <w:rFonts w:hint="eastAsia" w:ascii="方正书宋简体" w:hAnsi="方正书宋简体" w:cs="方正书宋简体"/>
            <w:position w:val="-12"/>
            <w:sz w:val="20"/>
            <w:szCs w:val="20"/>
            <w:highlight w:val="yellow"/>
            <w:lang w:val="en-US" w:eastAsia="zh-CN"/>
          </w:rPr>
          <w:object>
            <v:shape id="_x0000_i1076" o:spt="75" type="#_x0000_t75" style="height:18pt;width:23pt;" o:ole="t" filled="f" o:preferrelative="t" stroked="f" coordsize="21600,21600">
              <v:fill on="f" focussize="0,0"/>
              <v:stroke on="f"/>
              <v:imagedata r:id="rId36" o:title=""/>
              <o:lock v:ext="edit" aspectratio="t"/>
              <w10:wrap type="none"/>
              <w10:anchorlock/>
            </v:shape>
            <o:OLEObject Type="Embed" ProgID="Equation.DSMT4" ShapeID="_x0000_i1076" DrawAspect="Content" ObjectID="_1468075734" r:id="rId35">
              <o:LockedField>false</o:LockedField>
            </o:OLEObject>
          </w:object>
        </w:r>
      </w:ins>
      <w:ins w:id="100" w:author="华血" w:date="2026-06-28T14:03:28Z"/>
      <w:ins w:id="101" w:author="华血" w:date="2026-06-27T18:36:17Z">
        <w:r>
          <w:rPr>
            <w:rFonts w:hint="eastAsia" w:ascii="方正书宋简体" w:hAnsi="方正书宋简体" w:cs="方正书宋简体"/>
            <w:sz w:val="20"/>
            <w:szCs w:val="20"/>
            <w:highlight w:val="yellow"/>
            <w:lang w:val="en-US" w:eastAsia="zh-CN"/>
          </w:rPr>
          <w:t>、</w:t>
        </w:r>
      </w:ins>
      <w:ins w:id="102" w:author="华血" w:date="2026-06-28T14:03:53Z"/>
      <w:ins w:id="103" w:author="华血" w:date="2026-06-28T14:03:53Z"/>
      <w:ins w:id="104" w:author="华血" w:date="2026-06-28T14:03:53Z"/>
      <w:ins w:id="105" w:author="华血" w:date="2026-06-28T14:03:53Z">
        <w:r>
          <w:rPr>
            <w:rFonts w:hint="eastAsia" w:ascii="方正书宋简体" w:hAnsi="方正书宋简体" w:cs="方正书宋简体"/>
            <w:position w:val="-14"/>
            <w:sz w:val="20"/>
            <w:szCs w:val="20"/>
            <w:highlight w:val="yellow"/>
            <w:lang w:val="en-US" w:eastAsia="zh-CN"/>
          </w:rPr>
          <w:object>
            <v:shape id="_x0000_i1077" o:spt="75" type="#_x0000_t75" style="height:19pt;width:29pt;" o:ole="t" filled="f" o:preferrelative="t" stroked="f" coordsize="21600,21600">
              <v:fill on="f" focussize="0,0"/>
              <v:stroke on="f"/>
              <v:imagedata r:id="rId38" o:title=""/>
              <o:lock v:ext="edit" aspectratio="t"/>
              <w10:wrap type="none"/>
              <w10:anchorlock/>
            </v:shape>
            <o:OLEObject Type="Embed" ProgID="Equation.DSMT4" ShapeID="_x0000_i1077" DrawAspect="Content" ObjectID="_1468075735" r:id="rId37">
              <o:LockedField>false</o:LockedField>
            </o:OLEObject>
          </w:object>
        </w:r>
      </w:ins>
      <w:ins w:id="107" w:author="华血" w:date="2026-06-28T14:03:53Z"/>
      <w:ins w:id="108" w:author="华血" w:date="2026-06-27T18:36:17Z">
        <w:r>
          <w:rPr>
            <w:rFonts w:hint="eastAsia" w:ascii="方正书宋简体" w:hAnsi="方正书宋简体" w:cs="方正书宋简体"/>
            <w:sz w:val="20"/>
            <w:szCs w:val="20"/>
            <w:highlight w:val="yellow"/>
            <w:lang w:val="en-US" w:eastAsia="zh-CN"/>
          </w:rPr>
          <w:t>以及生成首个 token 所需的初始解码延迟，不包含</w:t>
        </w:r>
      </w:ins>
      <w:ins w:id="109" w:author="华血" w:date="2026-06-28T14:04:56Z"/>
      <w:ins w:id="110" w:author="华血" w:date="2026-06-28T14:04:56Z"/>
      <w:ins w:id="111" w:author="华血" w:date="2026-06-28T14:04:56Z"/>
      <w:ins w:id="112" w:author="华血" w:date="2026-06-28T14:04:56Z">
        <w:r>
          <w:rPr>
            <w:rFonts w:hint="eastAsia" w:ascii="方正书宋简体" w:hAnsi="方正书宋简体" w:cs="方正书宋简体"/>
            <w:position w:val="-12"/>
            <w:sz w:val="20"/>
            <w:szCs w:val="20"/>
            <w:highlight w:val="yellow"/>
            <w:lang w:val="en-US" w:eastAsia="zh-CN"/>
          </w:rPr>
          <w:object>
            <v:shape id="_x0000_i1078" o:spt="75" type="#_x0000_t75" style="height:18pt;width:22pt;" o:ole="t" filled="f" o:preferrelative="t" stroked="f" coordsize="21600,21600">
              <v:fill on="f" focussize="0,0"/>
              <v:stroke on="f"/>
              <v:imagedata r:id="rId40" o:title=""/>
              <o:lock v:ext="edit" aspectratio="t"/>
              <w10:wrap type="none"/>
              <w10:anchorlock/>
            </v:shape>
            <o:OLEObject Type="Embed" ProgID="Equation.DSMT4" ShapeID="_x0000_i1078" DrawAspect="Content" ObjectID="_1468075736" r:id="rId39">
              <o:LockedField>false</o:LockedField>
            </o:OLEObject>
          </w:object>
        </w:r>
      </w:ins>
      <w:ins w:id="114" w:author="华血" w:date="2026-06-28T14:04:56Z"/>
      <w:ins w:id="115" w:author="华血" w:date="2026-06-27T18:36:17Z">
        <w:r>
          <w:rPr>
            <w:rFonts w:hint="eastAsia" w:ascii="方正书宋简体" w:hAnsi="方正书宋简体" w:cs="方正书宋简体"/>
            <w:sz w:val="20"/>
            <w:szCs w:val="20"/>
            <w:highlight w:val="yellow"/>
            <w:lang w:val="en-US" w:eastAsia="zh-CN"/>
          </w:rPr>
          <w:t>和</w:t>
        </w:r>
      </w:ins>
      <w:ins w:id="116" w:author="华血" w:date="2026-06-28T14:05:20Z"/>
      <w:ins w:id="117" w:author="华血" w:date="2026-06-28T14:05:20Z"/>
      <w:ins w:id="118" w:author="华血" w:date="2026-06-28T14:05:20Z"/>
      <w:ins w:id="119" w:author="华血" w:date="2026-06-28T14:05:20Z">
        <w:r>
          <w:rPr>
            <w:rFonts w:hint="eastAsia" w:ascii="方正书宋简体" w:hAnsi="方正书宋简体" w:cs="方正书宋简体"/>
            <w:position w:val="-12"/>
            <w:sz w:val="20"/>
            <w:szCs w:val="20"/>
            <w:highlight w:val="yellow"/>
            <w:lang w:val="en-US" w:eastAsia="zh-CN"/>
          </w:rPr>
          <w:object>
            <v:shape id="_x0000_i1079" o:spt="75" type="#_x0000_t75" style="height:18pt;width:21pt;" o:ole="t" filled="f" o:preferrelative="t" stroked="f" coordsize="21600,21600">
              <v:fill on="f" focussize="0,0"/>
              <v:stroke on="f"/>
              <v:imagedata r:id="rId42" o:title=""/>
              <o:lock v:ext="edit" aspectratio="t"/>
              <w10:wrap type="none"/>
              <w10:anchorlock/>
            </v:shape>
            <o:OLEObject Type="Embed" ProgID="Equation.DSMT4" ShapeID="_x0000_i1079" DrawAspect="Content" ObjectID="_1468075737" r:id="rId41">
              <o:LockedField>false</o:LockedField>
            </o:OLEObject>
          </w:object>
        </w:r>
      </w:ins>
      <w:ins w:id="121" w:author="华血" w:date="2026-06-28T14:05:20Z"/>
      <w:ins w:id="122" w:author="华血" w:date="2026-06-27T18:36:17Z">
        <w:r>
          <w:rPr>
            <w:rFonts w:hint="eastAsia" w:ascii="方正书宋简体" w:hAnsi="方正书宋简体" w:cs="方正书宋简体"/>
            <w:sz w:val="20"/>
            <w:szCs w:val="20"/>
            <w:highlight w:val="yellow"/>
            <w:lang w:val="en-US" w:eastAsia="zh-CN"/>
          </w:rPr>
          <w:t>。</w:t>
        </w:r>
      </w:ins>
      <w:del w:id="123" w:author="华血" w:date="2026-06-27T18:36:17Z">
        <w:r>
          <w:rPr>
            <w:rFonts w:hint="eastAsia" w:ascii="方正书宋简体" w:hAnsi="方正书宋简体" w:cs="方正书宋简体"/>
            <w:sz w:val="20"/>
            <w:szCs w:val="20"/>
            <w:highlight w:val="yellow"/>
            <w:lang w:val="en-US" w:eastAsia="zh-CN"/>
          </w:rPr>
          <w:delText>上述公式(1)中，T_total 为端到端总延迟，T_VAD、T_ASR、T_LLM、T_TTS 分别表示语音端点检测（VAD）、自动语音识别（ASR）、大语言模型推理（含预填充 prefill 与首 token 解码）以及语音合成（TTS）各阶段的处理延迟。需要说明的是，本文研究目标为端点后等待，故将首字延迟（TTFT）严格界定为 End-of-Speech 至 LLM 输出首个响应 token 的时间差，仅涵盖 ASR 尾部处理、LLM 增量预填充与首 token 解码三部分；TTS 合成与单机情况下的网络延迟不计入 TTFT 统计口径</w:delText>
        </w:r>
      </w:del>
      <w:del w:id="124" w:author="华血" w:date="2026-06-29T11:55:18Z">
        <w:r>
          <w:rPr>
            <w:rFonts w:hint="eastAsia" w:ascii="方正书宋简体" w:hAnsi="方正书宋简体" w:cs="方正书宋简体"/>
            <w:sz w:val="20"/>
            <w:szCs w:val="20"/>
            <w:highlight w:val="yellow"/>
          </w:rPr>
          <w:delText>。</w:delText>
        </w:r>
      </w:del>
    </w:p>
    <w:p w14:paraId="66B26FB1">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在大多数常见的传统级联式实现中，从用户说话结束到系统语音回复往往要等待</w:t>
      </w:r>
      <w:bookmarkStart w:id="0" w:name="_GoBack"/>
      <w:r>
        <w:rPr>
          <w:rFonts w:hint="eastAsia" w:ascii="方正书宋简体" w:hAnsi="方正书宋简体" w:cs="方正书宋简体"/>
          <w:sz w:val="20"/>
          <w:szCs w:val="20"/>
        </w:rPr>
        <w:t>几</w:t>
      </w:r>
      <w:bookmarkEnd w:id="0"/>
      <w:r>
        <w:rPr>
          <w:rFonts w:hint="eastAsia" w:ascii="方正书宋简体" w:hAnsi="方正书宋简体" w:cs="方正书宋简体"/>
          <w:sz w:val="20"/>
          <w:szCs w:val="20"/>
        </w:rPr>
        <w:t>秒。特别在长语音场景下，必须等到用户说完整句语音才启动ASR，而LLM的Prefill的耗时是随着输入文本同步增加的。因此，如何在保留级联架构模块化优势的基础上，借助流式并行策略，缩短模块间的“死区时间”，达成“打断即响应”的交互体验，且既有学术意义，又具有工程价值。</w:t>
      </w:r>
    </w:p>
    <w:p w14:paraId="6673D8C0">
      <w:pPr>
        <w:ind w:firstLine="0"/>
      </w:pPr>
      <w:r>
        <w:rPr>
          <w:rFonts w:hint="eastAsia" w:ascii="黑体" w:hAnsi="黑体" w:eastAsia="黑体" w:cs="黑体"/>
          <w:b/>
          <w:bCs/>
          <w:sz w:val="24"/>
        </w:rPr>
        <w:t>1 相关工作</w:t>
      </w:r>
    </w:p>
    <w:p w14:paraId="054F3CD5">
      <w:pPr>
        <w:ind w:firstLine="0"/>
        <w:rPr>
          <w:rFonts w:ascii="黑体" w:hAnsi="黑体" w:eastAsia="黑体" w:cs="黑体"/>
          <w:b/>
          <w:bCs/>
          <w:sz w:val="24"/>
        </w:rPr>
      </w:pPr>
      <w:r>
        <w:rPr>
          <w:rFonts w:hint="eastAsia" w:ascii="黑体" w:hAnsi="黑体" w:eastAsia="黑体" w:cs="黑体"/>
          <w:b/>
          <w:bCs/>
          <w:sz w:val="24"/>
        </w:rPr>
        <w:t>1.1 自动语音识别的流式化进展</w:t>
      </w:r>
    </w:p>
    <w:p w14:paraId="4BDD6D41">
      <w:pPr>
        <w:ind w:firstLine="410"/>
        <w:rPr>
          <w:rFonts w:ascii="方正书宋简体" w:hAnsi="方正书宋简体" w:cs="方正书宋简体"/>
          <w:sz w:val="20"/>
          <w:szCs w:val="20"/>
        </w:rPr>
      </w:pPr>
      <w:commentRangeStart w:id="4"/>
      <w:r>
        <w:rPr>
          <w:rFonts w:hint="eastAsia" w:ascii="方正书宋简体" w:hAnsi="方正书宋简体" w:cs="方正书宋简体"/>
          <w:sz w:val="20"/>
          <w:szCs w:val="20"/>
        </w:rPr>
        <w:t>自动语音识别ASR系统的处理速度，决定着用户语音被转化到可被文本LLM接受的的文本的速度。早期流式自动语音识别的架构演进以RNN-Transducer（RNN-T）架构</w:t>
      </w:r>
      <w:r>
        <w:rPr>
          <w:rFonts w:hint="eastAsia" w:ascii="方正书宋简体" w:hAnsi="方正书宋简体" w:cs="方正书宋简体"/>
          <w:sz w:val="20"/>
          <w:szCs w:val="20"/>
          <w:vertAlign w:val="superscript"/>
        </w:rPr>
        <w:t>[3]</w:t>
      </w:r>
      <w:r>
        <w:rPr>
          <w:rFonts w:hint="eastAsia" w:ascii="方正书宋简体" w:hAnsi="方正书宋简体" w:cs="方正书宋简体"/>
          <w:sz w:val="20"/>
          <w:szCs w:val="20"/>
        </w:rPr>
        <w:t>为主导。RNN-T 凭借循环神经网络的天然时序特性，非常适合处理流式音频，但其逐时刻的循环依赖使训练时难以在时间维度上充分并行，并行训练效率受限，且长程语义捕捉较为困难。随着 Transformer</w:t>
      </w:r>
      <w:r>
        <w:rPr>
          <w:rFonts w:hint="eastAsia" w:ascii="方正书宋简体" w:hAnsi="方正书宋简体" w:cs="方正书宋简体"/>
          <w:sz w:val="20"/>
          <w:szCs w:val="20"/>
          <w:vertAlign w:val="superscript"/>
        </w:rPr>
        <w:t>[4]</w:t>
      </w:r>
      <w:r>
        <w:rPr>
          <w:rFonts w:hint="eastAsia" w:ascii="方正书宋简体" w:hAnsi="方正书宋简体" w:cs="方正书宋简体"/>
          <w:sz w:val="20"/>
          <w:szCs w:val="20"/>
        </w:rPr>
        <w:t>的出现，让注意力机制模型的识别精度得以提升到新高。但是Transformer的全局注意力要求必须在整段输入完成后才开始计算，因此原生Transformer结构无法支持流式运行。</w:t>
      </w:r>
      <w:commentRangeEnd w:id="4"/>
      <w:r>
        <w:rPr>
          <w:rStyle w:val="37"/>
          <w:rFonts w:ascii="方正书宋简体" w:hAnsi="方正书宋简体" w:cs="方正书宋简体"/>
          <w:sz w:val="20"/>
          <w:szCs w:val="20"/>
        </w:rPr>
        <w:commentReference w:id="4"/>
      </w:r>
    </w:p>
    <w:p w14:paraId="08B52119">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为了解决这个问题，Google提出了Conformer架构</w:t>
      </w:r>
      <w:r>
        <w:rPr>
          <w:rFonts w:hint="eastAsia" w:ascii="方正书宋简体" w:hAnsi="方正书宋简体" w:cs="方正书宋简体"/>
          <w:sz w:val="20"/>
          <w:szCs w:val="20"/>
          <w:vertAlign w:val="superscript"/>
        </w:rPr>
        <w:t>[5]</w:t>
      </w:r>
      <w:r>
        <w:rPr>
          <w:rFonts w:hint="eastAsia" w:ascii="方正书宋简体" w:hAnsi="方正书宋简体" w:cs="方正书宋简体"/>
          <w:sz w:val="20"/>
          <w:szCs w:val="20"/>
        </w:rPr>
        <w:t>，它把CNN（Convolutional Neural Network）局部特征提取和Transformer全局建模结合起来，很快就成了业界主流。在实际应用中，流式ASR常采用分块处理再加上重叠拼接的方式：先用滑动窗口切分音频并识别，然后通过重叠区域对输出做一致性校正，从而在准确率与延迟之间达成平衡。以Whisper为例，它的原始模型是采用Encoder - Decoder结构的，不过主要面向离线转录</w:t>
      </w:r>
      <w:r>
        <w:rPr>
          <w:rFonts w:hint="eastAsia" w:ascii="方正书宋简体" w:hAnsi="方正书宋简体" w:cs="方正书宋简体"/>
          <w:sz w:val="20"/>
          <w:szCs w:val="20"/>
          <w:vertAlign w:val="superscript"/>
        </w:rPr>
        <w:t>[6]</w:t>
      </w:r>
      <w:r>
        <w:rPr>
          <w:rFonts w:hint="eastAsia" w:ascii="方正书宋简体" w:hAnsi="方正书宋简体" w:cs="方正书宋简体"/>
          <w:sz w:val="20"/>
          <w:szCs w:val="20"/>
        </w:rPr>
        <w:t>；近期的CarelessWhisper</w:t>
      </w:r>
      <w:r>
        <w:rPr>
          <w:rFonts w:hint="eastAsia" w:ascii="方正书宋简体" w:hAnsi="方正书宋简体" w:cs="方正书宋简体"/>
          <w:sz w:val="20"/>
          <w:szCs w:val="20"/>
          <w:vertAlign w:val="superscript"/>
        </w:rPr>
        <w:t>[7]</w:t>
      </w:r>
      <w:r>
        <w:rPr>
          <w:rFonts w:hint="eastAsia" w:ascii="方正书宋简体" w:hAnsi="方正书宋简体" w:cs="方正书宋简体"/>
          <w:sz w:val="20"/>
          <w:szCs w:val="20"/>
        </w:rPr>
        <w:t>则把非因果编码器改成因果编码器，并在轻量微调与推理流程更新后，让Whisper能在更小的chunk上实现较低延迟的在线转录。而FastEmit</w:t>
      </w:r>
      <w:r>
        <w:rPr>
          <w:rFonts w:hint="eastAsia" w:ascii="方正书宋简体" w:hAnsi="方正书宋简体" w:cs="方正书宋简体"/>
          <w:sz w:val="20"/>
          <w:szCs w:val="20"/>
          <w:vertAlign w:val="superscript"/>
        </w:rPr>
        <w:t>[8]</w:t>
      </w:r>
      <w:r>
        <w:rPr>
          <w:rFonts w:hint="eastAsia" w:ascii="方正书宋简体" w:hAnsi="方正书宋简体" w:cs="方正书宋简体"/>
          <w:sz w:val="20"/>
          <w:szCs w:val="20"/>
        </w:rPr>
        <w:t>则是从训练目标入手，借助序列级正则化来激励token更早地发射，从而缩短流式识别的输出滞后时长。</w:t>
      </w:r>
    </w:p>
    <w:p w14:paraId="27C35E53">
      <w:pPr>
        <w:ind w:firstLine="0"/>
        <w:rPr>
          <w:rFonts w:ascii="黑体" w:hAnsi="黑体" w:eastAsia="黑体" w:cs="黑体"/>
          <w:b/>
          <w:bCs/>
          <w:sz w:val="24"/>
        </w:rPr>
      </w:pPr>
      <w:r>
        <w:rPr>
          <w:rFonts w:hint="eastAsia" w:ascii="黑体" w:hAnsi="黑体" w:eastAsia="黑体" w:cs="黑体"/>
          <w:b/>
          <w:bCs/>
          <w:sz w:val="24"/>
        </w:rPr>
        <w:t>1.2 大语言模型推理加速技术</w:t>
      </w:r>
    </w:p>
    <w:p w14:paraId="0D06705F">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在ASR完成转录之后，LLM的推理速度就成了系统延迟的第二大瓶颈。这一过程主要受Transformer解码器的自回归生成机制以及GPU的显存带宽所限。KV 键值缓存（KV Cache）技术的出现正是为了解决推理过程里的重复计算问题。该技术通过缓存历史token 的Key/Value向量值，这样在生成新token时，就不需要对历史上下文重复计算中间结果了，由此可以将解码阶段的单步计算复杂度从与序列长度二次相关降低为线性相关</w:t>
      </w:r>
      <w:r>
        <w:rPr>
          <w:rFonts w:hint="eastAsia" w:ascii="方正书宋简体" w:hAnsi="方正书宋简体" w:cs="方正书宋简体"/>
          <w:sz w:val="20"/>
          <w:szCs w:val="20"/>
          <w:vertAlign w:val="superscript"/>
        </w:rPr>
        <w:t>[9]</w:t>
      </w:r>
      <w:r>
        <w:rPr>
          <w:rFonts w:hint="eastAsia" w:ascii="方正书宋简体" w:hAnsi="方正书宋简体" w:cs="方正书宋简体"/>
          <w:sz w:val="20"/>
          <w:szCs w:val="20"/>
        </w:rPr>
        <w:t>。现在KV Cache已成为vLLM、TGI等现代推理引擎的标配。在对长文本进行输入的预填充（Prefill）阶段，像FlashAttention</w:t>
      </w:r>
      <w:r>
        <w:rPr>
          <w:rFonts w:hint="eastAsia" w:ascii="方正书宋简体" w:hAnsi="方正书宋简体" w:cs="方正书宋简体"/>
          <w:sz w:val="20"/>
          <w:szCs w:val="20"/>
          <w:vertAlign w:val="superscript"/>
        </w:rPr>
        <w:t>[10]</w:t>
      </w:r>
      <w:r>
        <w:rPr>
          <w:rFonts w:hint="eastAsia" w:ascii="方正书宋简体" w:hAnsi="方正书宋简体" w:cs="方正书宋简体"/>
          <w:sz w:val="20"/>
          <w:szCs w:val="20"/>
        </w:rPr>
        <w:t>则改进了GPU显存的读写方式，采用分块Tiling策略，让长序列的吞吐量提高到新的高度，从而在一定程度上解决attention计算量随序列长度迅速增大这一问题。在长对话场景下，StreamingLLM</w:t>
      </w:r>
      <w:r>
        <w:rPr>
          <w:rFonts w:hint="eastAsia" w:ascii="方正书宋简体" w:hAnsi="方正书宋简体" w:cs="方正书宋简体"/>
          <w:sz w:val="20"/>
          <w:szCs w:val="20"/>
          <w:vertAlign w:val="superscript"/>
        </w:rPr>
        <w:t>[11]</w:t>
      </w:r>
      <w:r>
        <w:rPr>
          <w:rFonts w:hint="eastAsia" w:ascii="方正书宋简体" w:hAnsi="方正书宋简体" w:cs="方正书宋简体"/>
          <w:sz w:val="20"/>
          <w:szCs w:val="20"/>
        </w:rPr>
        <w:t>引入“注意力汇聚”机制，把早期token作为固定锚点，以缓解上下文窗口溢出带来的性能下降，使LLM在有限的KV缓存里还能持续稳定的流式输出。</w:t>
      </w:r>
    </w:p>
    <w:p w14:paraId="4B11944C">
      <w:pPr>
        <w:ind w:firstLine="0"/>
        <w:rPr>
          <w:rFonts w:ascii="黑体" w:hAnsi="黑体" w:eastAsia="黑体" w:cs="黑体"/>
          <w:b/>
          <w:bCs/>
          <w:sz w:val="24"/>
        </w:rPr>
      </w:pPr>
      <w:r>
        <w:rPr>
          <w:rFonts w:hint="eastAsia" w:ascii="黑体" w:hAnsi="黑体" w:eastAsia="黑体" w:cs="黑体"/>
          <w:b/>
          <w:bCs/>
          <w:sz w:val="24"/>
        </w:rPr>
        <w:t>1.3 语音对话系统的全链路优化</w:t>
      </w:r>
    </w:p>
    <w:p w14:paraId="7C7312C1">
      <w:pPr>
        <w:ind w:firstLine="410"/>
        <w:rPr>
          <w:rFonts w:ascii="方正书宋简体" w:hAnsi="方正书宋简体" w:cs="方正书宋简体"/>
          <w:sz w:val="20"/>
          <w:szCs w:val="20"/>
        </w:rPr>
      </w:pPr>
      <w:r>
        <w:rPr>
          <w:rFonts w:hint="eastAsia" w:ascii="方正书宋简体" w:hAnsi="方正书宋简体" w:cs="方正书宋简体"/>
          <w:sz w:val="20"/>
          <w:szCs w:val="20"/>
        </w:rPr>
        <w:t>除了单独优化ASR或者LLM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r>
        <w:rPr>
          <w:rFonts w:hint="eastAsia" w:ascii="方正书宋简体" w:hAnsi="方正书宋简体" w:cs="方正书宋简体"/>
          <w:sz w:val="20"/>
          <w:szCs w:val="20"/>
          <w:vertAlign w:val="superscript"/>
        </w:rPr>
        <w:t>[12-13]</w:t>
      </w:r>
      <w:r>
        <w:rPr>
          <w:rFonts w:hint="eastAsia" w:ascii="方正书宋简体" w:hAnsi="方正书宋简体" w:cs="方正书宋简体"/>
          <w:sz w:val="20"/>
          <w:szCs w:val="20"/>
        </w:rPr>
        <w:t>。近期端到端流式语音对话模型，如Mini-Omni、Moshi和LLaMA-Omni，尝试绕过传统ASR-LLM-TTS串行链路，通过语音原生建模和流式生成追求更低交互延迟</w:t>
      </w:r>
      <w:r>
        <w:rPr>
          <w:rFonts w:hint="eastAsia" w:ascii="方正书宋简体" w:hAnsi="方正书宋简体" w:cs="方正书宋简体"/>
          <w:sz w:val="20"/>
          <w:szCs w:val="20"/>
          <w:vertAlign w:val="superscript"/>
        </w:rPr>
        <w:t>[14-16]</w:t>
      </w:r>
      <w:r>
        <w:rPr>
          <w:rFonts w:hint="eastAsia" w:ascii="方正书宋简体" w:hAnsi="方正书宋简体" w:cs="方正书宋简体"/>
          <w:sz w:val="20"/>
          <w:szCs w:val="20"/>
        </w:rPr>
        <w:t>。</w:t>
      </w:r>
    </w:p>
    <w:p w14:paraId="65A36C93">
      <w:pPr>
        <w:ind w:firstLine="0"/>
        <w:rPr>
          <w:rFonts w:ascii="黑体" w:hAnsi="黑体" w:eastAsia="黑体" w:cs="黑体"/>
          <w:b/>
          <w:bCs/>
          <w:sz w:val="24"/>
        </w:rPr>
      </w:pPr>
      <w:r>
        <w:rPr>
          <w:rFonts w:hint="eastAsia" w:ascii="黑体" w:hAnsi="黑体" w:eastAsia="黑体" w:cs="黑体"/>
          <w:b/>
          <w:bCs/>
          <w:sz w:val="24"/>
        </w:rPr>
        <w:t>1.4 本文主要研究内容</w:t>
      </w:r>
    </w:p>
    <w:p w14:paraId="498923FC">
      <w:pPr>
        <w:ind w:firstLine="410"/>
        <w:rPr>
          <w:rFonts w:ascii="方正书宋简体" w:hAnsi="方正书宋简体" w:cs="方正书宋简体"/>
          <w:sz w:val="20"/>
          <w:szCs w:val="20"/>
        </w:rPr>
      </w:pPr>
      <w:r>
        <w:rPr>
          <w:rFonts w:hint="eastAsia" w:ascii="方正书宋简体" w:hAnsi="方正书宋简体" w:cs="方正书宋简体"/>
          <w:sz w:val="20"/>
          <w:szCs w:val="20"/>
        </w:rPr>
        <w:t>传统级联语音对话系统在处理长语音时，各模块产生的延迟会逐级叠加，同时出现资源空转延迟累积与资源闲置问题，现有研究要么单独优化ASR模型，要么把LLM扩展为多模态架构直接生成语音，都难以复用已有的SOTA文本模型。本文提出一种细粒度流水线并行方案（下文称 System B），可直接兼容现有非流式ASR模型与文本LLM。本文的主要研究内容与贡献如下：</w:t>
      </w:r>
    </w:p>
    <w:p w14:paraId="2D36598F">
      <w:pPr>
        <w:ind w:firstLine="410"/>
        <w:rPr>
          <w:rFonts w:ascii="方正书宋简体" w:hAnsi="方正书宋简体" w:cs="方正书宋简体"/>
          <w:sz w:val="20"/>
          <w:szCs w:val="20"/>
        </w:rPr>
      </w:pPr>
      <w:r>
        <w:rPr>
          <w:rFonts w:hint="eastAsia" w:ascii="方正书宋简体" w:hAnsi="方正书宋简体" w:cs="方正书宋简体"/>
          <w:sz w:val="20"/>
          <w:szCs w:val="20"/>
        </w:rPr>
        <w:t>构建流式ASR上下文管理机制：本文设计了基于 Whisper和Silero VAD的自适应滑动窗口算法。为了解决流式切片导致的上下文缺失与识别不稳定性问题，本文提出了动态缓冲与“前缀后缀上下文(Prefix Context &amp; Suffix Context)”拼接策略，在保证长句识别准确率的同时，实现毫秒级的ASR转录片段输出。</w:t>
      </w:r>
    </w:p>
    <w:p w14:paraId="191682B7">
      <w:pPr>
        <w:ind w:firstLine="410"/>
        <w:rPr>
          <w:rFonts w:ascii="方正书宋简体" w:hAnsi="方正书宋简体" w:cs="方正书宋简体"/>
          <w:sz w:val="20"/>
          <w:szCs w:val="20"/>
        </w:rPr>
      </w:pPr>
      <w:r>
        <w:rPr>
          <w:rFonts w:hint="eastAsia" w:ascii="方正书宋简体" w:hAnsi="方正书宋简体" w:cs="方正书宋简体"/>
          <w:sz w:val="20"/>
          <w:szCs w:val="20"/>
        </w:rPr>
        <w:t>针对长语音输入引发的首字延迟（TTFT），本文提出了使用LLM的KV Cache技术应对流式转录生成的流式文本进行增量预填充。该算法深度运用 Transformer的KV Cache机制，实时接收流式ASR的输出片段，进行Attention计算与状态更新，不重复编码历史上下文，把LLM的计算开销均摊到用户语音输入过程中。</w:t>
      </w:r>
    </w:p>
    <w:p w14:paraId="0FA17010">
      <w:pPr>
        <w:ind w:firstLine="410"/>
        <w:rPr>
          <w:rFonts w:ascii="方正书宋简体" w:hAnsi="方正书宋简体" w:cs="方正书宋简体"/>
          <w:sz w:val="20"/>
          <w:szCs w:val="20"/>
        </w:rPr>
      </w:pPr>
      <w:r>
        <w:rPr>
          <w:rFonts w:hint="eastAsia" w:ascii="方正书宋简体" w:hAnsi="方正书宋简体" w:cs="方正书宋简体"/>
          <w:sz w:val="20"/>
          <w:szCs w:val="20"/>
        </w:rPr>
        <w:t>本文基于 MultiWOZ（英文）与 CrossWOZ（中文）构建了长语音测试基准，并据此开展全链路端到端延迟评估（测试集的</w:t>
      </w:r>
      <w:r>
        <w:rPr>
          <w:rFonts w:hint="eastAsia" w:ascii="方正书宋简体" w:hAnsi="方正书宋简体" w:cs="方正书宋简体"/>
          <w:sz w:val="20"/>
          <w:szCs w:val="20"/>
          <w:lang w:val="en-US" w:eastAsia="zh-CN"/>
        </w:rPr>
        <w:t>具体</w:t>
      </w:r>
      <w:r>
        <w:rPr>
          <w:rFonts w:hint="eastAsia" w:ascii="方正书宋简体" w:hAnsi="方正书宋简体" w:cs="方正书宋简体"/>
          <w:sz w:val="20"/>
          <w:szCs w:val="20"/>
        </w:rPr>
        <w:t>构建细节</w:t>
      </w:r>
      <w:r>
        <w:rPr>
          <w:rFonts w:hint="eastAsia" w:ascii="方正书宋简体" w:hAnsi="方正书宋简体" w:cs="方正书宋简体"/>
          <w:sz w:val="20"/>
          <w:szCs w:val="20"/>
          <w:lang w:val="en-US" w:eastAsia="zh-CN"/>
        </w:rPr>
        <w:t>见本文</w:t>
      </w:r>
      <w:r>
        <w:rPr>
          <w:rFonts w:hint="eastAsia" w:ascii="方正书宋简体" w:hAnsi="方正书宋简体" w:cs="方正书宋简体"/>
          <w:sz w:val="20"/>
          <w:szCs w:val="20"/>
        </w:rPr>
        <w:t xml:space="preserve"> 3.4 节）</w:t>
      </w:r>
      <w:commentRangeStart w:id="5"/>
      <w:r>
        <w:rPr>
          <w:rFonts w:hint="eastAsia" w:ascii="方正书宋简体" w:hAnsi="方正书宋简体" w:cs="方正书宋简体"/>
          <w:sz w:val="20"/>
          <w:szCs w:val="20"/>
        </w:rPr>
        <w:t>。实验结果显示，在15秒以上的长语音场景里，本文提出的System B相比传统非流式基线（下文称System A）能显著降低延迟，而且没有对系统语义理解能力产生负面影响。</w:t>
      </w:r>
      <w:commentRangeEnd w:id="5"/>
      <w:r>
        <w:rPr>
          <w:rStyle w:val="37"/>
          <w:rFonts w:ascii="方正书宋简体" w:hAnsi="方正书宋简体" w:cs="方正书宋简体"/>
          <w:sz w:val="20"/>
          <w:szCs w:val="20"/>
        </w:rPr>
        <w:commentReference w:id="5"/>
      </w:r>
    </w:p>
    <w:p w14:paraId="3F54D786">
      <w:pPr>
        <w:ind w:firstLine="0"/>
        <w:rPr>
          <w:rFonts w:ascii="黑体" w:hAnsi="黑体" w:eastAsia="黑体" w:cs="黑体"/>
          <w:b/>
          <w:bCs/>
          <w:sz w:val="24"/>
        </w:rPr>
      </w:pPr>
      <w:r>
        <w:rPr>
          <w:rFonts w:hint="eastAsia" w:ascii="黑体" w:hAnsi="黑体" w:eastAsia="黑体" w:cs="黑体"/>
          <w:b/>
          <w:bCs/>
          <w:sz w:val="24"/>
        </w:rPr>
        <w:t>2 原理与方法</w:t>
      </w:r>
    </w:p>
    <w:p w14:paraId="34DD14FC">
      <w:pPr>
        <w:ind w:firstLine="0"/>
        <w:rPr>
          <w:rFonts w:ascii="黑体" w:hAnsi="黑体" w:eastAsia="黑体" w:cs="黑体"/>
          <w:b/>
          <w:bCs/>
          <w:sz w:val="24"/>
        </w:rPr>
      </w:pPr>
      <w:r>
        <w:rPr>
          <w:rFonts w:hint="eastAsia" w:ascii="黑体" w:hAnsi="黑体" w:eastAsia="黑体" w:cs="黑体"/>
          <w:b/>
          <w:bCs/>
          <w:sz w:val="24"/>
        </w:rPr>
        <w:t>2.1 自动语音识别技术</w:t>
      </w:r>
    </w:p>
    <w:p w14:paraId="207AD134">
      <w:pPr>
        <w:ind w:firstLine="0"/>
        <w:rPr>
          <w:rFonts w:ascii="黑体" w:hAnsi="黑体" w:eastAsia="黑体" w:cs="黑体"/>
          <w:b/>
          <w:bCs/>
          <w:sz w:val="24"/>
        </w:rPr>
      </w:pPr>
      <w:r>
        <w:rPr>
          <w:rFonts w:hint="eastAsia" w:ascii="黑体" w:eastAsia="黑体"/>
          <w:b/>
          <w:sz w:val="21"/>
          <w:szCs w:val="21"/>
        </w:rPr>
        <w:t xml:space="preserve">2.1.1 </w:t>
      </w:r>
      <w:r>
        <w:rPr>
          <w:rFonts w:hint="eastAsia" w:ascii="黑体" w:hAnsi="宋体" w:eastAsia="黑体"/>
          <w:b/>
          <w:sz w:val="21"/>
          <w:szCs w:val="21"/>
        </w:rPr>
        <w:t>Whisper 模型架构与离线特性</w:t>
      </w:r>
    </w:p>
    <w:p w14:paraId="22B88093">
      <w:pPr>
        <w:ind w:firstLine="410"/>
        <w:rPr>
          <w:rFonts w:ascii="方正书宋简体" w:hAnsi="方正书宋简体" w:cs="方正书宋简体"/>
          <w:sz w:val="20"/>
          <w:szCs w:val="20"/>
        </w:rPr>
      </w:pPr>
      <w:r>
        <w:rPr>
          <w:rFonts w:hint="eastAsia" w:ascii="方正书宋简体" w:hAnsi="方正书宋简体" w:cs="方正书宋简体"/>
          <w:sz w:val="20"/>
          <w:szCs w:val="20"/>
        </w:rPr>
        <w:t>本研究采用OpenAI的Whisper作为语音转文本模块。Whisper是基于Transformer的编码器-解码器的端到端语音转文本模型，它直接根据语音特征输出文本token。该模型在大规模弱监督语音-文本数据上预训练，在多语言、口音和噪声场景下具有较强鲁棒性。</w:t>
      </w:r>
    </w:p>
    <w:p w14:paraId="1B294239">
      <w:pPr>
        <w:ind w:firstLine="410"/>
        <w:rPr>
          <w:rFonts w:ascii="方正书宋简体" w:hAnsi="方正书宋简体" w:cs="方正书宋简体"/>
          <w:sz w:val="20"/>
          <w:szCs w:val="20"/>
        </w:rPr>
      </w:pPr>
      <w:ins w:id="125" w:author="华血" w:date="2026-06-27T20:21:57Z">
        <w:r>
          <w:rPr>
            <w:rFonts w:hint="eastAsia" w:ascii="方正书宋简体" w:hAnsi="方正书宋简体" w:cs="方正书宋简体"/>
            <w:sz w:val="20"/>
            <w:szCs w:val="20"/>
            <w:rPrChange w:id="126" w:author="华血" w:date="2026-06-27T20:21:57Z">
              <w:rPr>
                <w:rFonts w:hint="eastAsia"/>
              </w:rPr>
            </w:rPrChange>
          </w:rPr>
          <w:t>如图1所示，Whisper 的输入端将 16 kHz 音频转换为 128 维 Log-Mel 频谱特征（与本文实验所用 Whisper-Turbo，即 large-v3-turbo 一致；早期 Whisper 模型采用 80 维），经卷积前端下采样后送入 Transformer 编码器；解码端通过 cross-attention 读取编码器表征并自回归输出文本 token。其词表包含时间戳 token，可产生片段级或词级时间对齐信息，这为流式场景中“仅提交稳定且可对齐的部分输出”提供了实现基础。需要注意，Whisper 默认接口仍偏向固定时长片段的离线处理，这也带来了流式化挑战</w:t>
        </w:r>
      </w:ins>
      <w:del w:id="127" w:author="华血" w:date="2026-06-27T20:21:57Z">
        <w:commentRangeStart w:id="6"/>
        <w:r>
          <w:rPr>
            <w:rFonts w:hint="eastAsia" w:ascii="方正书宋简体" w:hAnsi="方正书宋简体" w:cs="方正书宋简体"/>
            <w:sz w:val="20"/>
            <w:szCs w:val="20"/>
          </w:rPr>
          <w:delText>如图1所示，Whisper的输入端将16 kHz音频转换为128维Log-Mel频谱特征</w:delText>
        </w:r>
      </w:del>
      <w:del w:id="128" w:author="华血" w:date="2026-06-27T20:21:57Z">
        <w:r>
          <w:rPr>
            <w:rFonts w:hint="eastAsia" w:ascii="方正书宋简体" w:hAnsi="方正书宋简体" w:cs="方正书宋简体"/>
            <w:sz w:val="20"/>
            <w:szCs w:val="20"/>
            <w:lang w:val="en-US" w:eastAsia="zh-CN"/>
          </w:rPr>
          <w:delText>(Whisper-Turbo)</w:delText>
        </w:r>
      </w:del>
      <w:del w:id="129" w:author="华血" w:date="2026-06-27T20:21:57Z">
        <w:r>
          <w:rPr>
            <w:rFonts w:hint="eastAsia" w:ascii="方正书宋简体" w:hAnsi="方正书宋简体" w:cs="方正书宋简体"/>
            <w:sz w:val="20"/>
            <w:szCs w:val="20"/>
          </w:rPr>
          <w:delText>，经卷积前端下采样后送入Transformer编码器；解码端通过cross-attention读取编码器表征并自回归输出文本token。其词表包含时间戳token，可产生片段级或词级时间对齐信息，这为流式场景中“仅提交稳定且可对齐的部分输出”提供了实现基础。需要注意，Whisper默认接口仍偏向固定时长片段的离线处理，这也带来了流式化挑战</w:delText>
        </w:r>
      </w:del>
      <w:r>
        <w:rPr>
          <w:rFonts w:hint="eastAsia" w:ascii="方正书宋简体" w:hAnsi="方正书宋简体" w:cs="方正书宋简体"/>
          <w:sz w:val="20"/>
          <w:szCs w:val="20"/>
        </w:rPr>
        <w:t>。</w:t>
      </w:r>
      <w:commentRangeEnd w:id="6"/>
      <w:r>
        <w:rPr>
          <w:rStyle w:val="37"/>
          <w:rFonts w:ascii="方正书宋简体" w:hAnsi="方正书宋简体" w:cs="方正书宋简体"/>
          <w:sz w:val="20"/>
          <w:szCs w:val="20"/>
        </w:rPr>
        <w:commentReference w:id="6"/>
      </w:r>
    </w:p>
    <w:p w14:paraId="18DE4EBD">
      <w:pPr>
        <w:ind w:firstLine="0"/>
        <w:rPr>
          <w:rFonts w:ascii="黑体" w:hAnsi="宋体" w:eastAsia="黑体"/>
          <w:b/>
          <w:sz w:val="21"/>
          <w:szCs w:val="21"/>
        </w:rPr>
      </w:pPr>
      <w:r>
        <w:rPr>
          <w:rFonts w:hint="eastAsia" w:ascii="黑体" w:eastAsia="黑体"/>
          <w:b/>
          <w:sz w:val="21"/>
          <w:szCs w:val="21"/>
        </w:rPr>
        <w:t xml:space="preserve">2.1.2 </w:t>
      </w:r>
      <w:r>
        <w:rPr>
          <w:rFonts w:hint="eastAsia" w:ascii="黑体" w:hAnsi="宋体" w:eastAsia="黑体"/>
          <w:b/>
          <w:sz w:val="21"/>
          <w:szCs w:val="21"/>
        </w:rPr>
        <w:t>流式化挑战与解决方案</w:t>
      </w:r>
    </w:p>
    <w:p w14:paraId="237F6DD2">
      <w:pPr>
        <w:ind w:firstLine="410"/>
        <w:rPr>
          <w:rFonts w:ascii="方正书宋简体" w:hAnsi="方正书宋简体" w:cs="方正书宋简体"/>
          <w:sz w:val="20"/>
          <w:szCs w:val="20"/>
        </w:rPr>
      </w:pPr>
      <w:r>
        <w:rPr>
          <w:rFonts w:hint="eastAsia" w:ascii="方正书宋简体" w:hAnsi="方正书宋简体" w:cs="方正书宋简体"/>
          <w:sz w:val="20"/>
          <w:szCs w:val="20"/>
        </w:rPr>
        <w:t>Whisper的编码器自注意力可利用过去与未来帧信息，离线场景下有助于提升识别准确率，但在实时对话中会带来两类困难：一是短块独立识别时边界附近容易漏词、重复或重写；二是末尾假设会随后续音频到达而改变，下游LLM难以稳定消费。</w:t>
      </w:r>
    </w:p>
    <w:p w14:paraId="6AA4DDDD">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为解决上述问题，本文采用“分段输入、重叠上下文、稳定提交”的组合策略：前端利用VAD对连续PCM流进行检测并切分语音段；ASR侧在目标片段前后保留上下文以缓解边界信息缺失；输出侧利用 Whisper的词级时间戳，只提交位于稳定区间内的文本片段，从而为LLM增量预填充提供可消费的文本流。</w:t>
      </w:r>
    </w:p>
    <w:p w14:paraId="51E0598D">
      <w:pPr>
        <w:ind w:firstLine="0"/>
        <w:rPr>
          <w:rFonts w:ascii="方正书宋简体" w:hAnsi="方正书宋简体" w:cs="方正书宋简体"/>
          <w:sz w:val="20"/>
          <w:szCs w:val="20"/>
        </w:rPr>
      </w:pPr>
      <w:r>
        <w:rPr>
          <w:rFonts w:hint="eastAsia" w:ascii="黑体" w:hAnsi="黑体" w:eastAsia="黑体" w:cs="黑体"/>
          <w:b/>
          <w:bCs/>
          <w:sz w:val="24"/>
        </w:rPr>
        <w:t>2.2 大语言模型推理机制</w:t>
      </w:r>
    </w:p>
    <w:p w14:paraId="26D85023">
      <w:pPr>
        <w:ind w:firstLine="0"/>
        <w:rPr>
          <w:rFonts w:ascii="黑体" w:hAnsi="宋体" w:eastAsia="黑体"/>
          <w:b/>
          <w:sz w:val="21"/>
          <w:szCs w:val="21"/>
        </w:rPr>
      </w:pPr>
      <w:r>
        <w:rPr>
          <w:rFonts w:hint="eastAsia" w:ascii="黑体" w:eastAsia="黑体"/>
          <w:b/>
          <w:sz w:val="21"/>
          <w:szCs w:val="21"/>
        </w:rPr>
        <w:t xml:space="preserve">2.2.1 </w:t>
      </w:r>
      <w:r>
        <w:rPr>
          <w:rFonts w:hint="eastAsia" w:ascii="黑体" w:hAnsi="宋体" w:eastAsia="黑体"/>
          <w:b/>
          <w:sz w:val="21"/>
          <w:szCs w:val="21"/>
        </w:rPr>
        <w:t>Transformer 注意力机制</w:t>
      </w:r>
    </w:p>
    <w:p w14:paraId="5387275B">
      <w:pPr>
        <w:ind w:firstLine="410"/>
        <w:rPr>
          <w:rFonts w:ascii="方正书宋简体" w:hAnsi="方正书宋简体" w:cs="方正书宋简体"/>
          <w:sz w:val="20"/>
          <w:szCs w:val="20"/>
        </w:rPr>
      </w:pPr>
      <w:r>
        <w:rPr>
          <w:rFonts w:hint="eastAsia" w:ascii="方正书宋简体" w:hAnsi="方正书宋简体" w:cs="方正书宋简体"/>
          <w:sz w:val="20"/>
          <w:szCs w:val="20"/>
        </w:rPr>
        <w:t>大语言模型通常采用Decoder-only Transformer 架构。在语音对话系统中，LLM的推理延迟，尤其是首字延迟(</w:t>
      </w:r>
      <w:del w:id="130" w:author="华血" w:date="2026-06-28T14:11:36Z">
        <w:r>
          <w:rPr>
            <w:rFonts w:hint="eastAsia" w:ascii="方正书宋简体" w:hAnsi="方正书宋简体" w:cs="方正书宋简体"/>
            <w:sz w:val="20"/>
            <w:szCs w:val="20"/>
          </w:rPr>
          <w:delText xml:space="preserve">Time to First Token, </w:delText>
        </w:r>
      </w:del>
      <w:r>
        <w:rPr>
          <w:rFonts w:hint="eastAsia" w:ascii="方正书宋简体" w:hAnsi="方正书宋简体" w:cs="方正书宋简体"/>
          <w:sz w:val="20"/>
          <w:szCs w:val="20"/>
        </w:rPr>
        <w:t>TTFT)，是决定用户是否</w:t>
      </w:r>
      <w:r>
        <w:rPr>
          <w:sz w:val="20"/>
        </w:rPr>
        <mc:AlternateContent>
          <mc:Choice Requires="wps">
            <w:drawing>
              <wp:anchor distT="0" distB="0" distL="114300" distR="114300" simplePos="0" relativeHeight="251668480" behindDoc="0" locked="0" layoutInCell="1" allowOverlap="1">
                <wp:simplePos x="0" y="0"/>
                <wp:positionH relativeFrom="column">
                  <wp:posOffset>-4445</wp:posOffset>
                </wp:positionH>
                <wp:positionV relativeFrom="page">
                  <wp:posOffset>1169670</wp:posOffset>
                </wp:positionV>
                <wp:extent cx="6239510" cy="3771900"/>
                <wp:effectExtent l="0" t="0" r="0" b="0"/>
                <wp:wrapTopAndBottom/>
                <wp:docPr id="11" name="文本框 11"/>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38DFFE">
                            <w:pPr>
                              <w:ind w:firstLine="0"/>
                            </w:pPr>
                            <w:ins w:id="131" w:author="华血" w:date="2026-06-29T11:31:08Z">
                              <w:r>
                                <w:rPr>
                                  <w:rFonts w:hint="eastAsia"/>
                                </w:rPr>
                                <w:drawing>
                                  <wp:inline distT="0" distB="0" distL="114300" distR="114300">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227445" cy="3176905"/>
                                            </a:xfrm>
                                            <a:prstGeom prst="rect">
                                              <a:avLst/>
                                            </a:prstGeom>
                                          </pic:spPr>
                                        </pic:pic>
                                      </a:graphicData>
                                    </a:graphic>
                                  </wp:inline>
                                </w:drawing>
                              </w:r>
                            </w:ins>
                            <w:del w:id="133" w:author="华血" w:date="2026-06-29T09:33:28Z">
                              <w:r>
                                <w:rPr>
                                  <w:rFonts w:hint="eastAsia"/>
                                </w:rPr>
                                <w:drawing>
                                  <wp:inline distT="0" distB="0" distL="114300" distR="114300">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231255" cy="3144520"/>
                                            </a:xfrm>
                                            <a:prstGeom prst="rect">
                                              <a:avLst/>
                                            </a:prstGeom>
                                          </pic:spPr>
                                        </pic:pic>
                                      </a:graphicData>
                                    </a:graphic>
                                  </wp:inline>
                                </w:drawing>
                              </w:r>
                            </w:del>
                          </w:p>
                          <w:p w14:paraId="4FF605EA">
                            <w:pPr>
                              <w:adjustRightInd w:val="0"/>
                              <w:spacing w:line="240" w:lineRule="auto"/>
                              <w:ind w:firstLine="0"/>
                              <w:jc w:val="center"/>
                              <w:rPr>
                                <w:b/>
                                <w:sz w:val="18"/>
                                <w:szCs w:val="18"/>
                              </w:rPr>
                            </w:pPr>
                            <w:r>
                              <w:rPr>
                                <w:rFonts w:hint="eastAsia"/>
                                <w:b/>
                                <w:sz w:val="18"/>
                                <w:szCs w:val="18"/>
                              </w:rPr>
                              <w:t>图1  Whisper 模型整体架构与特征降采样示意图</w:t>
                            </w:r>
                          </w:p>
                          <w:p w14:paraId="2C4DB88D">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35pt;margin-top:92.1pt;height:297pt;width:491.3pt;mso-position-vertical-relative:page;mso-wrap-distance-bottom:0pt;mso-wrap-distance-top:0pt;z-index:251668480;mso-width-relative:page;mso-height-relative:page;" filled="f" stroked="f" coordsize="21600,21600" o:gfxdata="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Uov+G2AAAAAkBAAAPAAAAAAAAAAEAIAAAACIAAABkcnMvZG93bnJldi54&#10;bWxQSwECFAAUAAAACACHTuJAiqC9CjMCAABZBAAADgAAAAAAAAABACAAAAAnAQAAZHJzL2Uyb0Rv&#10;Yy54bWxQSwUGAAAAAAYABgBZAQAAzAUAAAAA&#10;">
                <v:fill on="f" focussize="0,0"/>
                <v:stroke on="f" weight="0.5pt"/>
                <v:imagedata o:title=""/>
                <o:lock v:ext="edit" aspectratio="f"/>
                <v:textbox inset="0mm,0mm,0mm,0mm">
                  <w:txbxContent>
                    <w:p w14:paraId="7B38DFFE">
                      <w:pPr>
                        <w:ind w:firstLine="0"/>
                      </w:pPr>
                      <w:ins w:id="135" w:author="华血" w:date="2026-06-29T11:31:08Z">
                        <w:r>
                          <w:rPr>
                            <w:rFonts w:hint="eastAsia"/>
                          </w:rPr>
                          <w:drawing>
                            <wp:inline distT="0" distB="0" distL="114300" distR="114300">
                              <wp:extent cx="6227445" cy="3176905"/>
                              <wp:effectExtent l="0" t="0" r="5715" b="8255"/>
                              <wp:docPr id="15" name="图片 15"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pic1.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227445" cy="3176905"/>
                                      </a:xfrm>
                                      <a:prstGeom prst="rect">
                                        <a:avLst/>
                                      </a:prstGeom>
                                    </pic:spPr>
                                  </pic:pic>
                                </a:graphicData>
                              </a:graphic>
                            </wp:inline>
                          </w:drawing>
                        </w:r>
                      </w:ins>
                      <w:del w:id="137" w:author="华血" w:date="2026-06-29T09:33:28Z">
                        <w:r>
                          <w:rPr>
                            <w:rFonts w:hint="eastAsia"/>
                          </w:rPr>
                          <w:drawing>
                            <wp:inline distT="0" distB="0" distL="114300" distR="114300">
                              <wp:extent cx="6231255" cy="3144520"/>
                              <wp:effectExtent l="0" t="0" r="1905" b="10160"/>
                              <wp:docPr id="4" name="图片 4" descr="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drawio"/>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6231255" cy="3144520"/>
                                      </a:xfrm>
                                      <a:prstGeom prst="rect">
                                        <a:avLst/>
                                      </a:prstGeom>
                                    </pic:spPr>
                                  </pic:pic>
                                </a:graphicData>
                              </a:graphic>
                            </wp:inline>
                          </w:drawing>
                        </w:r>
                      </w:del>
                    </w:p>
                    <w:p w14:paraId="4FF605EA">
                      <w:pPr>
                        <w:adjustRightInd w:val="0"/>
                        <w:spacing w:line="240" w:lineRule="auto"/>
                        <w:ind w:firstLine="0"/>
                        <w:jc w:val="center"/>
                        <w:rPr>
                          <w:b/>
                          <w:sz w:val="18"/>
                          <w:szCs w:val="18"/>
                        </w:rPr>
                      </w:pPr>
                      <w:r>
                        <w:rPr>
                          <w:rFonts w:hint="eastAsia"/>
                          <w:b/>
                          <w:sz w:val="18"/>
                          <w:szCs w:val="18"/>
                        </w:rPr>
                        <w:t>图1  Whisper 模型整体架构与特征降采样示意图</w:t>
                      </w:r>
                    </w:p>
                    <w:p w14:paraId="2C4DB88D">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v:shape>
            </w:pict>
          </mc:Fallback>
        </mc:AlternateContent>
      </w:r>
      <w:r>
        <w:rPr>
          <w:rFonts w:hint="eastAsia" w:ascii="方正书宋简体" w:hAnsi="方正书宋简体" w:cs="方正书宋简体"/>
          <w:sz w:val="20"/>
          <w:szCs w:val="20"/>
        </w:rPr>
        <w:t>感到“卡顿”的关键瓶颈。从推理流程看，TTFT 主要由输入 prompt 的预填充(prefill)计算与随后的首个解码步共同构成，而二者都与注意力的序列长度密切相关。Transformer 的核心是缩放点积注意力 (Scaled Dot-Product Attention)。其标准计算公式如下：</w:t>
      </w:r>
      <w:r>
        <w:rPr>
          <w:rFonts w:hint="eastAsia" w:ascii="方正书宋简体" w:hAnsi="方正书宋简体" w:cs="方正书宋简体"/>
          <w:sz w:val="20"/>
          <w:szCs w:val="20"/>
        </w:rPr>
        <w:tab/>
      </w:r>
      <w:r>
        <w:rPr>
          <w:rFonts w:hint="eastAsia" w:ascii="方正书宋简体" w:hAnsi="方正书宋简体" w:cs="方正书宋简体"/>
          <w:position w:val="-34"/>
          <w:sz w:val="20"/>
          <w:szCs w:val="20"/>
        </w:rPr>
        <w:object>
          <v:shape id="_x0000_i1027" o:spt="75" type="#_x0000_t75" style="height:38pt;width:186.9pt;" o:ole="t" filled="f" o:preferrelative="t" stroked="f" coordsize="21600,21600">
            <v:path/>
            <v:fill on="f" focussize="0,0"/>
            <v:stroke on="f" joinstyle="miter"/>
            <v:imagedata r:id="rId48" o:title=""/>
            <o:lock v:ext="edit" aspectratio="t"/>
            <w10:wrap type="none"/>
            <w10:anchorlock/>
          </v:shape>
          <o:OLEObject Type="Embed" ProgID="Equation.DSMT4" ShapeID="_x0000_i1027" DrawAspect="Content" ObjectID="_1468075738" r:id="rId47">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w:t>
      </w:r>
      <w:r>
        <w:rPr>
          <w:rFonts w:hint="eastAsia" w:ascii="方正书宋简体" w:hAnsi="方正书宋简体" w:cs="方正书宋简体"/>
          <w:sz w:val="20"/>
          <w:szCs w:val="20"/>
        </w:rPr>
        <w:fldChar w:fldCharType="begin"/>
      </w:r>
      <w:r>
        <w:rPr>
          <w:rFonts w:hint="eastAsia" w:ascii="方正书宋简体" w:hAnsi="方正书宋简体" w:cs="方正书宋简体"/>
          <w:sz w:val="20"/>
          <w:szCs w:val="20"/>
        </w:rPr>
        <w:instrText xml:space="preserve"> SEQ 公式 \* ARABIC </w:instrText>
      </w:r>
      <w:r>
        <w:rPr>
          <w:rFonts w:hint="eastAsia" w:ascii="方正书宋简体" w:hAnsi="方正书宋简体" w:cs="方正书宋简体"/>
          <w:sz w:val="20"/>
          <w:szCs w:val="20"/>
        </w:rPr>
        <w:fldChar w:fldCharType="separate"/>
      </w:r>
      <w:r>
        <w:rPr>
          <w:rFonts w:hint="eastAsia" w:ascii="方正书宋简体" w:hAnsi="方正书宋简体" w:cs="方正书宋简体"/>
          <w:sz w:val="20"/>
          <w:szCs w:val="20"/>
        </w:rPr>
        <w:t>2</w:t>
      </w:r>
      <w:r>
        <w:rPr>
          <w:rFonts w:hint="eastAsia" w:ascii="方正书宋简体" w:hAnsi="方正书宋简体" w:cs="方正书宋简体"/>
          <w:sz w:val="20"/>
          <w:szCs w:val="20"/>
        </w:rPr>
        <w:fldChar w:fldCharType="end"/>
      </w:r>
      <w:r>
        <w:rPr>
          <w:rFonts w:hint="eastAsia" w:ascii="方正书宋简体" w:hAnsi="方正书宋简体" w:cs="方正书宋简体"/>
          <w:sz w:val="20"/>
          <w:szCs w:val="20"/>
        </w:rPr>
        <w:t>)</w:t>
      </w:r>
    </w:p>
    <w:p w14:paraId="02FDA355">
      <w:pPr>
        <w:ind w:firstLine="410"/>
        <w:rPr>
          <w:rFonts w:ascii="方正书宋简体" w:hAnsi="方正书宋简体" w:cs="方正书宋简体"/>
          <w:sz w:val="20"/>
          <w:szCs w:val="20"/>
        </w:rPr>
      </w:pPr>
      <w:r>
        <w:rPr>
          <w:rFonts w:hint="eastAsia" w:ascii="方正书宋简体" w:hAnsi="方正书宋简体" w:cs="方正书宋简体"/>
          <w:sz w:val="20"/>
          <w:szCs w:val="20"/>
        </w:rPr>
        <w:t>其中， (Query),  (Key),  (Value) 分别由输入向量经过线性投影矩阵  得到。 为 Key 的维度，用于缩放点积的数值范围，避免  随维度增大而方差膨胀导致 softmax 饱和、梯度过小。该机制允许模型在一个时间步内显式聚合序列中任意位置的信息，从而捕捉长程依赖关系。</w:t>
      </w:r>
    </w:p>
    <w:p w14:paraId="576F9C1D">
      <w:pPr>
        <w:ind w:firstLine="0"/>
        <w:rPr>
          <w:rFonts w:ascii="黑体" w:hAnsi="宋体" w:eastAsia="黑体"/>
          <w:b/>
          <w:sz w:val="21"/>
          <w:szCs w:val="21"/>
        </w:rPr>
      </w:pPr>
      <w:r>
        <w:rPr>
          <w:rFonts w:hint="eastAsia" w:ascii="黑体" w:eastAsia="黑体"/>
          <w:b/>
          <w:sz w:val="21"/>
          <w:szCs w:val="21"/>
        </w:rPr>
        <w:t xml:space="preserve">2.2.2 </w:t>
      </w:r>
      <w:r>
        <w:rPr>
          <w:rFonts w:hint="eastAsia" w:ascii="黑体" w:hAnsi="宋体" w:eastAsia="黑体"/>
          <w:b/>
          <w:sz w:val="21"/>
          <w:szCs w:val="21"/>
        </w:rPr>
        <w:t>KV Cache机制的数学原理与复杂度分析</w:t>
      </w:r>
    </w:p>
    <w:p w14:paraId="6FC4F321">
      <w:pPr>
        <w:ind w:firstLine="408"/>
        <w:rPr>
          <w:rFonts w:ascii="方正书宋简体" w:hAnsi="方正书宋简体" w:cs="方正书宋简体"/>
          <w:sz w:val="20"/>
          <w:szCs w:val="20"/>
        </w:rPr>
      </w:pPr>
      <w:r>
        <w:rPr>
          <w:rFonts w:hint="eastAsia" w:ascii="方正书宋简体" w:hAnsi="方正书宋简体" w:cs="方正书宋简体"/>
          <w:sz w:val="20"/>
          <w:szCs w:val="20"/>
        </w:rPr>
        <w:t>LLM 的文本生成过程本质上是自回归的 (Auto-regressive)：模型在生成第N个 token 时，需要利用此前N-1个token的上下文信息。在 Self-Attention模块中，对长度为N的序列执行一次前向计算，其单步复杂度为</w:t>
      </w:r>
      <w:r>
        <w:rPr>
          <w:rFonts w:hint="eastAsia" w:ascii="方正书宋简体" w:hAnsi="方正书宋简体" w:cs="方正书宋简体"/>
          <w:position w:val="-10"/>
          <w:sz w:val="20"/>
          <w:szCs w:val="20"/>
        </w:rPr>
        <w:object>
          <v:shape id="_x0000_i1028" o:spt="75" type="#_x0000_t75" style="height:18.15pt;width:36pt;" o:ole="t" filled="f" o:preferrelative="t" stroked="f" coordsize="21600,21600">
            <v:path/>
            <v:fill on="f" focussize="0,0"/>
            <v:stroke on="f" joinstyle="miter"/>
            <v:imagedata r:id="rId50" o:title=""/>
            <o:lock v:ext="edit" aspectratio="t"/>
            <w10:wrap type="none"/>
            <w10:anchorlock/>
          </v:shape>
          <o:OLEObject Type="Embed" ProgID="Equation.DSMT4" ShapeID="_x0000_i1028" DrawAspect="Content" ObjectID="_1468075739" r:id="rId49">
            <o:LockedField>false</o:LockedField>
          </o:OLEObject>
        </w:object>
      </w:r>
      <w:r>
        <w:rPr>
          <w:rFonts w:hint="eastAsia" w:ascii="方正书宋简体" w:hAnsi="方正书宋简体" w:cs="方正书宋简体"/>
          <w:sz w:val="20"/>
          <w:szCs w:val="20"/>
        </w:rPr>
        <w:t>。因此，生成长度为N的序列的总计算复杂度为：</w:t>
      </w:r>
    </w:p>
    <w:p w14:paraId="71B02DB9">
      <w:pPr>
        <w:pStyle w:val="12"/>
        <w:ind w:firstLine="410"/>
        <w:rPr>
          <w:rFonts w:ascii="方正书宋简体" w:hAnsi="方正书宋简体" w:cs="方正书宋简体"/>
          <w:sz w:val="20"/>
          <w:szCs w:val="20"/>
        </w:rPr>
      </w:pPr>
      <w:r>
        <w:rPr>
          <w:rFonts w:hint="eastAsia" w:ascii="方正书宋简体" w:hAnsi="方正书宋简体" w:cs="方正书宋简体"/>
          <w:position w:val="-28"/>
          <w:sz w:val="20"/>
          <w:szCs w:val="20"/>
        </w:rPr>
        <w:object>
          <v:shape id="_x0000_i1029" o:spt="75" type="#_x0000_t75" style="height:30.55pt;width:195pt;" o:ole="t" filled="f" o:preferrelative="t" stroked="f" coordsize="21600,21600">
            <v:path/>
            <v:fill on="f" focussize="0,0"/>
            <v:stroke on="f" joinstyle="miter"/>
            <v:imagedata r:id="rId52" o:title=""/>
            <o:lock v:ext="edit" aspectratio="t"/>
            <w10:wrap type="none"/>
            <w10:anchorlock/>
          </v:shape>
          <o:OLEObject Type="Embed" ProgID="Equation.DSMT4" ShapeID="_x0000_i1029" DrawAspect="Content" ObjectID="_1468075740" r:id="rId51">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hint="eastAsia" w:ascii="方正书宋简体" w:hAnsi="方正书宋简体" w:cs="方正书宋简体"/>
          <w:i w:val="0"/>
          <w:iCs w:val="0"/>
          <w:sz w:val="20"/>
          <w:szCs w:val="20"/>
        </w:rPr>
        <w:fldChar w:fldCharType="begin"/>
      </w:r>
      <w:r>
        <w:rPr>
          <w:rFonts w:hint="eastAsia" w:ascii="方正书宋简体" w:hAnsi="方正书宋简体" w:cs="方正书宋简体"/>
          <w:i w:val="0"/>
          <w:iCs w:val="0"/>
          <w:sz w:val="20"/>
          <w:szCs w:val="20"/>
        </w:rPr>
        <w:instrText xml:space="preserve"> SEQ 公式 \* ARABIC </w:instrText>
      </w:r>
      <w:r>
        <w:rPr>
          <w:rFonts w:hint="eastAsia" w:ascii="方正书宋简体" w:hAnsi="方正书宋简体" w:cs="方正书宋简体"/>
          <w:i w:val="0"/>
          <w:iCs w:val="0"/>
          <w:sz w:val="20"/>
          <w:szCs w:val="20"/>
        </w:rPr>
        <w:fldChar w:fldCharType="separate"/>
      </w:r>
      <w:r>
        <w:rPr>
          <w:rFonts w:hint="eastAsia" w:ascii="方正书宋简体" w:hAnsi="方正书宋简体" w:cs="方正书宋简体"/>
          <w:i w:val="0"/>
          <w:iCs w:val="0"/>
          <w:sz w:val="20"/>
          <w:szCs w:val="20"/>
        </w:rPr>
        <w:t>3</w:t>
      </w:r>
      <w:r>
        <w:rPr>
          <w:rFonts w:hint="eastAsia"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ED7126A">
      <w:pPr>
        <w:ind w:firstLine="408"/>
        <w:rPr>
          <w:rFonts w:ascii="方正书宋简体" w:hAnsi="方正书宋简体" w:cs="方正书宋简体"/>
          <w:sz w:val="20"/>
          <w:szCs w:val="20"/>
        </w:rPr>
      </w:pPr>
      <w:r>
        <w:rPr>
          <w:rFonts w:hint="eastAsia" w:ascii="方正书宋简体" w:hAnsi="方正书宋简体" w:cs="方正书宋简体"/>
          <w:sz w:val="20"/>
          <w:szCs w:val="20"/>
        </w:rPr>
        <w:t xml:space="preserve">尽管现代推理框架通常不会采用完全重复前向的实现，但它直观的说明了自回归生成模式中重复计算的来源：每一步都在重新计算历史token对应的 Key/Value以及它们之间的注意力关系。而KV Cache 的基本思想就是缓存这些历史值并在后续解码中复用。由于模型参数在推理阶段固定，历史Token </w:t>
      </w:r>
      <w:r>
        <w:rPr>
          <w:rFonts w:hint="eastAsia" w:ascii="方正书宋简体" w:hAnsi="方正书宋简体" w:cs="方正书宋简体"/>
          <w:position w:val="-12"/>
          <w:sz w:val="20"/>
          <w:szCs w:val="20"/>
        </w:rPr>
        <w:object>
          <v:shape id="_x0000_i1030" o:spt="75" type="#_x0000_t75" style="height:18.15pt;width:40.05pt;" o:ole="t" filled="f" o:preferrelative="t" stroked="f" coordsize="21600,21600">
            <v:path/>
            <v:fill on="f" focussize="0,0"/>
            <v:stroke on="f" joinstyle="miter"/>
            <v:imagedata r:id="rId54" o:title=""/>
            <o:lock v:ext="edit" aspectratio="t"/>
            <w10:wrap type="none"/>
            <w10:anchorlock/>
          </v:shape>
          <o:OLEObject Type="Embed" ProgID="Equation.DSMT4" ShapeID="_x0000_i1030" DrawAspect="Content" ObjectID="_1468075741" r:id="rId53">
            <o:LockedField>false</o:LockedField>
          </o:OLEObject>
        </w:object>
      </w:r>
      <w:r>
        <w:rPr>
          <w:rFonts w:hint="eastAsia" w:ascii="方正书宋简体" w:hAnsi="方正书宋简体" w:cs="方正书宋简体"/>
          <w:sz w:val="20"/>
          <w:szCs w:val="20"/>
        </w:rPr>
        <w:t>的</w:t>
      </w:r>
      <w:r>
        <w:rPr>
          <w:rFonts w:hint="eastAsia" w:ascii="方正书宋简体" w:hAnsi="方正书宋简体" w:cs="方正书宋简体"/>
          <w:position w:val="-12"/>
          <w:sz w:val="20"/>
          <w:szCs w:val="20"/>
        </w:rPr>
        <w:object>
          <v:shape id="_x0000_i1031" o:spt="75" type="#_x0000_t75" style="height:18.15pt;width:23.9pt;" o:ole="t" filled="f" o:preferrelative="t" stroked="f" coordsize="21600,21600">
            <v:path/>
            <v:fill on="f" focussize="0,0"/>
            <v:stroke on="f" joinstyle="miter"/>
            <v:imagedata r:id="rId56" o:title=""/>
            <o:lock v:ext="edit" aspectratio="t"/>
            <w10:wrap type="none"/>
            <w10:anchorlock/>
          </v:shape>
          <o:OLEObject Type="Embed" ProgID="Equation.DSMT4" ShapeID="_x0000_i1031" DrawAspect="Content" ObjectID="_1468075742" r:id="rId55">
            <o:LockedField>false</o:LockedField>
          </o:OLEObject>
        </w:object>
      </w:r>
      <w:r>
        <w:rPr>
          <w:rFonts w:hint="eastAsia" w:ascii="方正书宋简体" w:hAnsi="方正书宋简体" w:cs="方正书宋简体"/>
          <w:sz w:val="20"/>
          <w:szCs w:val="20"/>
        </w:rPr>
        <w:t xml:space="preserve">一旦计算便不再改变，因此可将其存储在GPU的显存(VRAM)中。在第t步生成时，系统仅需计算当前 Token </w:t>
      </w:r>
      <w:r>
        <w:rPr>
          <w:rFonts w:hint="eastAsia" w:ascii="方正书宋简体" w:hAnsi="方正书宋简体" w:cs="方正书宋简体"/>
          <w:position w:val="-12"/>
          <w:sz w:val="20"/>
          <w:szCs w:val="20"/>
        </w:rPr>
        <w:object>
          <v:shape id="_x0000_i1032" o:spt="75" type="#_x0000_t75" style="height:18.15pt;width:12.1pt;" o:ole="t" filled="f" o:preferrelative="t" stroked="f" coordsize="21600,21600">
            <v:path/>
            <v:fill on="f" focussize="0,0"/>
            <v:stroke on="f" joinstyle="miter"/>
            <v:imagedata r:id="rId58" o:title=""/>
            <o:lock v:ext="edit" aspectratio="t"/>
            <w10:wrap type="none"/>
            <w10:anchorlock/>
          </v:shape>
          <o:OLEObject Type="Embed" ProgID="Equation.DSMT4" ShapeID="_x0000_i1032" DrawAspect="Content" ObjectID="_1468075743" r:id="rId57">
            <o:LockedField>false</o:LockedField>
          </o:OLEObject>
        </w:object>
      </w:r>
      <w:r>
        <w:rPr>
          <w:rFonts w:hint="eastAsia" w:ascii="方正书宋简体" w:hAnsi="方正书宋简体" w:cs="方正书宋简体"/>
          <w:sz w:val="20"/>
          <w:szCs w:val="20"/>
        </w:rPr>
        <w:t>的</w:t>
      </w:r>
      <w:r>
        <w:rPr>
          <w:rFonts w:hint="eastAsia" w:ascii="方正书宋简体" w:hAnsi="方正书宋简体" w:cs="方正书宋简体"/>
          <w:position w:val="-12"/>
          <w:sz w:val="20"/>
          <w:szCs w:val="20"/>
        </w:rPr>
        <w:object>
          <v:shape id="_x0000_i1033" o:spt="75" type="#_x0000_t75" style="height:18.15pt;width:12.1pt;" o:ole="t" filled="f" o:preferrelative="t" stroked="f" coordsize="21600,21600">
            <v:path/>
            <v:fill on="f" focussize="0,0"/>
            <v:stroke on="f" joinstyle="miter"/>
            <v:imagedata r:id="rId60" o:title=""/>
            <o:lock v:ext="edit" aspectratio="t"/>
            <w10:wrap type="none"/>
            <w10:anchorlock/>
          </v:shape>
          <o:OLEObject Type="Embed" ProgID="Equation.DSMT4" ShapeID="_x0000_i1033" DrawAspect="Content" ObjectID="_1468075744" r:id="rId59">
            <o:LockedField>false</o:LockedField>
          </o:OLEObject>
        </w:object>
      </w:r>
      <w:r>
        <w:rPr>
          <w:rFonts w:hint="eastAsia" w:ascii="方正书宋简体" w:hAnsi="方正书宋简体" w:cs="方正书宋简体"/>
          <w:sz w:val="20"/>
          <w:szCs w:val="20"/>
        </w:rPr>
        <w:t>和</w:t>
      </w:r>
      <w:r>
        <w:rPr>
          <w:rFonts w:hint="eastAsia" w:ascii="方正书宋简体" w:hAnsi="方正书宋简体" w:cs="方正书宋简体"/>
          <w:position w:val="-12"/>
          <w:sz w:val="20"/>
          <w:szCs w:val="20"/>
        </w:rPr>
        <w:object>
          <v:shape id="_x0000_i1034" o:spt="75" type="#_x0000_t75" style="height:18.15pt;width:10.95pt;" o:ole="t" filled="f" o:preferrelative="t" stroked="f" coordsize="21600,21600">
            <v:path/>
            <v:fill on="f" focussize="0,0"/>
            <v:stroke on="f" joinstyle="miter"/>
            <v:imagedata r:id="rId62" o:title=""/>
            <o:lock v:ext="edit" aspectratio="t"/>
            <w10:wrap type="none"/>
            <w10:anchorlock/>
          </v:shape>
          <o:OLEObject Type="Embed" ProgID="Equation.DSMT4" ShapeID="_x0000_i1034" DrawAspect="Content" ObjectID="_1468075745" r:id="rId61">
            <o:LockedField>false</o:LockedField>
          </o:OLEObject>
        </w:object>
      </w:r>
      <w:r>
        <w:rPr>
          <w:rFonts w:hint="eastAsia" w:ascii="方正书宋简体" w:hAnsi="方正书宋简体" w:cs="方正书宋简体"/>
          <w:sz w:val="20"/>
          <w:szCs w:val="20"/>
        </w:rPr>
        <w:t>，并将其追加到缓存末尾：</w:t>
      </w:r>
    </w:p>
    <w:p w14:paraId="6BEA17E4">
      <w:pPr>
        <w:pStyle w:val="12"/>
        <w:ind w:firstLine="410"/>
        <w:rPr>
          <w:rFonts w:ascii="方正书宋简体" w:hAnsi="方正书宋简体" w:cs="方正书宋简体"/>
          <w:i w:val="0"/>
          <w:iCs w:val="0"/>
          <w:sz w:val="20"/>
          <w:szCs w:val="20"/>
        </w:rPr>
      </w:pPr>
      <w:r>
        <w:rPr>
          <w:rFonts w:ascii="方正书宋简体" w:hAnsi="方正书宋简体" w:cs="方正书宋简体"/>
          <w:position w:val="-12"/>
          <w:sz w:val="20"/>
          <w:szCs w:val="20"/>
        </w:rPr>
        <w:object>
          <v:shape id="_x0000_i1035" o:spt="75" type="#_x0000_t75" style="height:19pt;width:125pt;" o:ole="t" filled="f" o:preferrelative="t" stroked="f" coordsize="21600,21600">
            <v:path/>
            <v:fill on="f" focussize="0,0"/>
            <v:stroke on="f" joinstyle="miter"/>
            <v:imagedata r:id="rId64" o:title=""/>
            <o:lock v:ext="edit" aspectratio="t"/>
            <w10:wrap type="none"/>
            <w10:anchorlock/>
          </v:shape>
          <o:OLEObject Type="Embed" ProgID="Equation.DSMT4" ShapeID="_x0000_i1035" DrawAspect="Content" ObjectID="_1468075746" r:id="rId63">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4</w:t>
      </w:r>
      <w:r>
        <w:rPr>
          <w:rFonts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EA36630">
      <w:pPr>
        <w:pStyle w:val="12"/>
        <w:ind w:firstLine="410"/>
        <w:rPr>
          <w:rFonts w:ascii="方正书宋简体" w:hAnsi="方正书宋简体" w:cs="方正书宋简体"/>
          <w:sz w:val="20"/>
          <w:szCs w:val="20"/>
        </w:rPr>
      </w:pPr>
      <w:r>
        <w:rPr>
          <w:rFonts w:ascii="方正书宋简体" w:hAnsi="方正书宋简体" w:cs="方正书宋简体"/>
          <w:position w:val="-12"/>
          <w:sz w:val="20"/>
          <w:szCs w:val="20"/>
        </w:rPr>
        <w:object>
          <v:shape id="_x0000_i1036" o:spt="75" type="#_x0000_t75" style="height:19pt;width:118.95pt;" o:ole="t" filled="f" o:preferrelative="t" stroked="f" coordsize="21600,21600">
            <v:path/>
            <v:fill on="f" focussize="0,0"/>
            <v:stroke on="f" joinstyle="miter"/>
            <v:imagedata r:id="rId66" o:title=""/>
            <o:lock v:ext="edit" aspectratio="t"/>
            <w10:wrap type="none"/>
            <w10:anchorlock/>
          </v:shape>
          <o:OLEObject Type="Embed" ProgID="Equation.DSMT4" ShapeID="_x0000_i1036" DrawAspect="Content" ObjectID="_1468075747" r:id="rId65">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ascii="方正书宋简体" w:hAnsi="方正书宋简体" w:cs="方正书宋简体"/>
          <w:i w:val="0"/>
          <w:iCs w:val="0"/>
          <w:sz w:val="20"/>
          <w:szCs w:val="20"/>
        </w:rPr>
        <w:fldChar w:fldCharType="begin"/>
      </w:r>
      <w:r>
        <w:rPr>
          <w:rFonts w:ascii="方正书宋简体" w:hAnsi="方正书宋简体" w:cs="方正书宋简体"/>
          <w:i w:val="0"/>
          <w:iCs w:val="0"/>
          <w:sz w:val="20"/>
          <w:szCs w:val="20"/>
        </w:rPr>
        <w:instrText xml:space="preserve"> SEQ 公式 \* ARABIC </w:instrText>
      </w:r>
      <w:r>
        <w:rPr>
          <w:rFonts w:ascii="方正书宋简体" w:hAnsi="方正书宋简体" w:cs="方正书宋简体"/>
          <w:i w:val="0"/>
          <w:iCs w:val="0"/>
          <w:sz w:val="20"/>
          <w:szCs w:val="20"/>
        </w:rPr>
        <w:fldChar w:fldCharType="separate"/>
      </w:r>
      <w:r>
        <w:rPr>
          <w:rFonts w:ascii="方正书宋简体" w:hAnsi="方正书宋简体" w:cs="方正书宋简体"/>
          <w:i w:val="0"/>
          <w:iCs w:val="0"/>
          <w:sz w:val="20"/>
          <w:szCs w:val="20"/>
        </w:rPr>
        <w:t>5</w:t>
      </w:r>
      <w:r>
        <w:rPr>
          <w:rFonts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2D9409B1">
      <w:pPr>
        <w:ind w:firstLine="410"/>
        <w:rPr>
          <w:rFonts w:ascii="方正书宋简体" w:hAnsi="方正书宋简体" w:cs="方正书宋简体"/>
          <w:sz w:val="20"/>
          <w:szCs w:val="20"/>
        </w:rPr>
      </w:pPr>
      <w:r>
        <w:rPr>
          <w:rFonts w:hint="eastAsia" w:ascii="方正书宋简体" w:hAnsi="方正书宋简体" w:cs="方正书宋简体"/>
          <w:sz w:val="20"/>
          <w:szCs w:val="20"/>
        </w:rPr>
        <w:t xml:space="preserve">随后，注意力计算仅涉及当前 Query </w:t>
      </w:r>
      <w:r>
        <w:rPr>
          <w:rFonts w:hint="eastAsia" w:ascii="方正书宋简体" w:hAnsi="方正书宋简体" w:cs="方正书宋简体"/>
          <w:position w:val="-12"/>
          <w:sz w:val="20"/>
          <w:szCs w:val="20"/>
        </w:rPr>
        <w:object>
          <v:shape id="_x0000_i1037" o:spt="75" type="#_x0000_t75" style="height:18.15pt;width:12.1pt;" o:ole="t" filled="f" o:preferrelative="t" stroked="f" coordsize="21600,21600">
            <v:path/>
            <v:fill on="f" focussize="0,0"/>
            <v:stroke on="f" joinstyle="miter"/>
            <v:imagedata r:id="rId68" o:title=""/>
            <o:lock v:ext="edit" aspectratio="t"/>
            <w10:wrap type="none"/>
            <w10:anchorlock/>
          </v:shape>
          <o:OLEObject Type="Embed" ProgID="Equation.DSMT4" ShapeID="_x0000_i1037" DrawAspect="Content" ObjectID="_1468075748" r:id="rId67">
            <o:LockedField>false</o:LockedField>
          </o:OLEObject>
        </w:object>
      </w:r>
      <w:r>
        <w:rPr>
          <w:rFonts w:hint="eastAsia" w:ascii="方正书宋简体" w:hAnsi="方正书宋简体" w:cs="方正书宋简体"/>
          <w:sz w:val="20"/>
          <w:szCs w:val="20"/>
        </w:rPr>
        <w:t xml:space="preserve">与历史 </w:t>
      </w:r>
      <w:r>
        <w:rPr>
          <w:rFonts w:hint="eastAsia" w:ascii="方正书宋简体" w:hAnsi="方正书宋简体" w:cs="方正书宋简体"/>
          <w:position w:val="-12"/>
          <w:sz w:val="20"/>
          <w:szCs w:val="20"/>
        </w:rPr>
        <w:object>
          <v:shape id="_x0000_i1038" o:spt="75" type="#_x0000_t75" style="height:18.15pt;width:29.1pt;" o:ole="t" filled="f" o:preferrelative="t" stroked="f" coordsize="21600,21600">
            <v:path/>
            <v:fill on="f" focussize="0,0"/>
            <v:stroke on="f" joinstyle="miter"/>
            <v:imagedata r:id="rId70" o:title=""/>
            <o:lock v:ext="edit" aspectratio="t"/>
            <w10:wrap type="none"/>
            <w10:anchorlock/>
          </v:shape>
          <o:OLEObject Type="Embed" ProgID="Equation.DSMT4" ShapeID="_x0000_i1038" DrawAspect="Content" ObjectID="_1468075749" r:id="rId69">
            <o:LockedField>false</o:LockedField>
          </o:OLEObject>
        </w:object>
      </w:r>
      <w:r>
        <w:rPr>
          <w:rFonts w:hint="eastAsia" w:ascii="方正书宋简体" w:hAnsi="方正书宋简体" w:cs="方正书宋简体"/>
          <w:sz w:val="20"/>
          <w:szCs w:val="20"/>
        </w:rPr>
        <w:t>的交互，即计算</w:t>
      </w:r>
      <w:r>
        <w:rPr>
          <w:rFonts w:hint="eastAsia" w:ascii="方正书宋简体" w:hAnsi="方正书宋简体" w:cs="方正书宋简体"/>
          <w:position w:val="-12"/>
          <w:sz w:val="20"/>
          <w:szCs w:val="20"/>
        </w:rPr>
        <w:object>
          <v:shape id="_x0000_i1039" o:spt="75" type="#_x0000_t75" style="height:19pt;width:38pt;" o:ole="t" filled="f" o:preferrelative="t" stroked="f" coordsize="21600,21600">
            <v:path/>
            <v:fill on="f" focussize="0,0"/>
            <v:stroke on="f" joinstyle="miter"/>
            <v:imagedata r:id="rId72" o:title=""/>
            <o:lock v:ext="edit" aspectratio="t"/>
            <w10:wrap type="none"/>
            <w10:anchorlock/>
          </v:shape>
          <o:OLEObject Type="Embed" ProgID="Equation.DSMT4" ShapeID="_x0000_i1039" DrawAspect="Content" ObjectID="_1468075750" r:id="rId71">
            <o:LockedField>false</o:LockedField>
          </o:OLEObject>
        </w:object>
      </w:r>
      <w:r>
        <w:rPr>
          <w:rFonts w:hint="eastAsia" w:ascii="方正书宋简体" w:hAnsi="方正书宋简体" w:cs="方正书宋简体"/>
          <w:sz w:val="20"/>
          <w:szCs w:val="20"/>
        </w:rPr>
        <w:t>并加权</w:t>
      </w:r>
      <w:r>
        <w:rPr>
          <w:rFonts w:hint="eastAsia" w:ascii="方正书宋简体" w:hAnsi="方正书宋简体" w:cs="方正书宋简体"/>
          <w:position w:val="-12"/>
          <w:sz w:val="20"/>
          <w:szCs w:val="20"/>
        </w:rPr>
        <w:object>
          <v:shape id="_x0000_i1040" o:spt="75" type="#_x0000_t75" style="height:18.15pt;width:25.9pt;" o:ole="t" filled="f" o:preferrelative="t" stroked="f" coordsize="21600,21600">
            <v:path/>
            <v:fill on="f" focussize="0,0"/>
            <v:stroke on="f" joinstyle="miter"/>
            <v:imagedata r:id="rId74" o:title=""/>
            <o:lock v:ext="edit" aspectratio="t"/>
            <w10:wrap type="none"/>
            <w10:anchorlock/>
          </v:shape>
          <o:OLEObject Type="Embed" ProgID="Equation.DSMT4" ShapeID="_x0000_i1040" DrawAspect="Content" ObjectID="_1468075751" r:id="rId73">
            <o:LockedField>false</o:LockedField>
          </o:OLEObject>
        </w:object>
      </w:r>
      <w:r>
        <w:rPr>
          <w:rFonts w:hint="eastAsia" w:ascii="方正书宋简体" w:hAnsi="方正书宋简体" w:cs="方正书宋简体"/>
          <w:sz w:val="20"/>
          <w:szCs w:val="20"/>
        </w:rPr>
        <w:t>。因此，KV Cache 将解码阶段的单步复杂度由</w:t>
      </w:r>
      <w:r>
        <w:rPr>
          <w:rFonts w:hint="eastAsia" w:ascii="方正书宋简体" w:hAnsi="方正书宋简体" w:cs="方正书宋简体"/>
          <w:position w:val="-10"/>
          <w:sz w:val="20"/>
          <w:szCs w:val="20"/>
        </w:rPr>
        <w:object>
          <v:shape id="_x0000_i1041" o:spt="75" type="#_x0000_t75" style="height:18.15pt;width:29.1pt;" o:ole="t" filled="f" o:preferrelative="t" stroked="f" coordsize="21600,21600">
            <v:path/>
            <v:fill on="f" focussize="0,0"/>
            <v:stroke on="f" joinstyle="miter"/>
            <v:imagedata r:id="rId76" o:title=""/>
            <o:lock v:ext="edit" aspectratio="t"/>
            <w10:wrap type="none"/>
            <w10:anchorlock/>
          </v:shape>
          <o:OLEObject Type="Embed" ProgID="Equation.DSMT4" ShapeID="_x0000_i1041" DrawAspect="Content" ObjectID="_1468075752" r:id="rId75">
            <o:LockedField>false</o:LockedField>
          </o:OLEObject>
        </w:object>
      </w:r>
      <w:r>
        <w:rPr>
          <w:rFonts w:hint="eastAsia" w:ascii="方正书宋简体" w:hAnsi="方正书宋简体" w:cs="方正书宋简体"/>
          <w:sz w:val="20"/>
          <w:szCs w:val="20"/>
        </w:rPr>
        <w:t xml:space="preserve"> 降低为 </w:t>
      </w:r>
      <w:r>
        <w:rPr>
          <w:rFonts w:hint="eastAsia" w:ascii="方正书宋简体" w:hAnsi="方正书宋简体" w:cs="方正书宋简体"/>
          <w:position w:val="-10"/>
          <w:sz w:val="20"/>
          <w:szCs w:val="20"/>
        </w:rPr>
        <w:object>
          <v:shape id="_x0000_i1042" o:spt="75" type="#_x0000_t75" style="height:16.15pt;width:25.05pt;" o:ole="t" filled="f" o:preferrelative="t" stroked="f" coordsize="21600,21600">
            <v:path/>
            <v:fill on="f" focussize="0,0"/>
            <v:stroke on="f" joinstyle="miter"/>
            <v:imagedata r:id="rId78" o:title=""/>
            <o:lock v:ext="edit" aspectratio="t"/>
            <w10:wrap type="none"/>
            <w10:anchorlock/>
          </v:shape>
          <o:OLEObject Type="Embed" ProgID="Equation.DSMT4" ShapeID="_x0000_i1042" DrawAspect="Content" ObjectID="_1468075753" r:id="rId77">
            <o:LockedField>false</o:LockedField>
          </o:OLEObject>
        </w:object>
      </w:r>
      <w:r>
        <w:rPr>
          <w:rFonts w:hint="eastAsia" w:ascii="方正书宋简体" w:hAnsi="方正书宋简体" w:cs="方正书宋简体"/>
          <w:sz w:val="20"/>
          <w:szCs w:val="20"/>
        </w:rPr>
        <w:t>,其仍然会随着上下文长度线性增长，生成N个 token的累计复杂度约为</w:t>
      </w:r>
      <w:r>
        <w:rPr>
          <w:rFonts w:hint="eastAsia" w:ascii="方正书宋简体" w:hAnsi="方正书宋简体" w:cs="方正书宋简体"/>
          <w:position w:val="-16"/>
          <w:sz w:val="20"/>
          <w:szCs w:val="20"/>
        </w:rPr>
        <w:object>
          <v:shape id="_x0000_i1043" o:spt="75" type="#_x0000_t75" style="height:23.05pt;width:76.05pt;" o:ole="t" filled="f" o:preferrelative="t" stroked="f" coordsize="21600,21600">
            <v:path/>
            <v:fill on="f" focussize="0,0"/>
            <v:stroke on="f" joinstyle="miter"/>
            <v:imagedata r:id="rId80" o:title=""/>
            <o:lock v:ext="edit" aspectratio="t"/>
            <w10:wrap type="none"/>
            <w10:anchorlock/>
          </v:shape>
          <o:OLEObject Type="Embed" ProgID="Equation.DSMT4" ShapeID="_x0000_i1043" DrawAspect="Content" ObjectID="_1468075754" r:id="rId79">
            <o:LockedField>false</o:LockedField>
          </o:OLEObject>
        </w:object>
      </w:r>
      <w:r>
        <w:rPr>
          <w:rFonts w:hint="eastAsia" w:ascii="方正书宋简体" w:hAnsi="方正书宋简体" w:cs="方正书宋简体"/>
          <w:sz w:val="20"/>
          <w:szCs w:val="20"/>
        </w:rPr>
        <w:t>,相应代价是缓存的显存占用随序列长度线性增长。</w:t>
      </w:r>
    </w:p>
    <w:p w14:paraId="2344A55E">
      <w:pPr>
        <w:ind w:firstLine="410"/>
        <w:rPr>
          <w:rFonts w:ascii="方正书宋简体" w:hAnsi="方正书宋简体" w:cs="方正书宋简体"/>
          <w:sz w:val="20"/>
          <w:szCs w:val="20"/>
        </w:rPr>
      </w:pPr>
      <w:commentRangeStart w:id="7"/>
      <w:r>
        <w:rPr>
          <w:sz w:val="20"/>
        </w:rPr>
        <mc:AlternateContent>
          <mc:Choice Requires="wps">
            <w:drawing>
              <wp:anchor distT="0" distB="0" distL="114300" distR="114300" simplePos="0" relativeHeight="251666432" behindDoc="0" locked="0" layoutInCell="1" allowOverlap="1">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pPr>
                              <w:ind w:firstLine="0"/>
                              <w:jc w:val="center"/>
                              <w:pPrChange w:id="139" w:author="华血" w:date="2026-06-29T11:36:38Z">
                                <w:pPr>
                                  <w:ind w:firstLine="0"/>
                                </w:pPr>
                              </w:pPrChange>
                            </w:pPr>
                            <w:ins w:id="140" w:author="华血" w:date="2026-06-29T11:32:09Z">
                              <w:r>
                                <w:rPr>
                                  <w:rFonts w:hint="eastAsia"/>
                                </w:rPr>
                                <w:drawing>
                                  <wp:inline distT="0" distB="0" distL="114300" distR="114300">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5179060" cy="3308985"/>
                                            </a:xfrm>
                                            <a:prstGeom prst="rect">
                                              <a:avLst/>
                                            </a:prstGeom>
                                          </pic:spPr>
                                        </pic:pic>
                                      </a:graphicData>
                                    </a:graphic>
                                  </wp:inline>
                                </w:drawing>
                              </w:r>
                            </w:ins>
                            <w:del w:id="142" w:author="华血" w:date="2026-06-29T11:31:52Z">
                              <w:r>
                                <w:rPr>
                                  <w:rFonts w:hint="eastAsia"/>
                                </w:rPr>
                                <w:drawing>
                                  <wp:inline distT="0" distB="0" distL="114300" distR="114300">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6186170" cy="3951605"/>
                                            </a:xfrm>
                                            <a:prstGeom prst="rect">
                                              <a:avLst/>
                                            </a:prstGeom>
                                          </pic:spPr>
                                        </pic:pic>
                                      </a:graphicData>
                                    </a:graphic>
                                  </wp:inline>
                                </w:drawing>
                              </w:r>
                            </w:del>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144" w:author="华血" w:date="2026-06-29T11:36:45Z">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5019"/>
                              <w:gridCol w:w="4797"/>
                              <w:tblGridChange w:id="145">
                                <w:tblGrid>
                                  <w:gridCol w:w="4908"/>
                                  <w:gridCol w:w="4908"/>
                                </w:tblGrid>
                              </w:tblGridChange>
                            </w:tblGrid>
                            <w:tr w14:paraId="4C30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46" w:author="华血" w:date="2026-06-29T11:36:4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5019" w:type="dxa"/>
                                  <w:tcPrChange w:id="147" w:author="华血" w:date="2026-06-29T11:36:45Z">
                                    <w:tcPr>
                                      <w:tcW w:w="4908" w:type="dxa"/>
                                    </w:tcPr>
                                  </w:tcPrChange>
                                </w:tcPr>
                                <w:p w14:paraId="5D30A5EA">
                                  <w:pPr>
                                    <w:numPr>
                                      <w:ilvl w:val="0"/>
                                      <w:numId w:val="2"/>
                                    </w:numPr>
                                    <w:adjustRightInd w:val="0"/>
                                    <w:spacing w:line="240" w:lineRule="auto"/>
                                    <w:jc w:val="center"/>
                                    <w:rPr>
                                      <w:b/>
                                      <w:sz w:val="18"/>
                                      <w:szCs w:val="18"/>
                                    </w:rPr>
                                  </w:pPr>
                                  <w:r>
                                    <w:rPr>
                                      <w:rFonts w:hint="eastAsia"/>
                                      <w:b/>
                                      <w:sz w:val="18"/>
                                      <w:szCs w:val="18"/>
                                    </w:rPr>
                                    <w:t>System A: 原生推理(No Cache)</w:t>
                                  </w:r>
                                </w:p>
                              </w:tc>
                              <w:tc>
                                <w:tcPr>
                                  <w:tcW w:w="4797" w:type="dxa"/>
                                  <w:tcPrChange w:id="148" w:author="华血" w:date="2026-06-29T11:36:45Z">
                                    <w:tcPr>
                                      <w:tcW w:w="4908" w:type="dxa"/>
                                    </w:tcPr>
                                  </w:tcPrChange>
                                </w:tcPr>
                                <w:p w14:paraId="2E59F5A0">
                                  <w:pPr>
                                    <w:numPr>
                                      <w:ilvl w:val="0"/>
                                      <w:numId w:val="2"/>
                                    </w:numPr>
                                    <w:adjustRightInd w:val="0"/>
                                    <w:spacing w:line="240" w:lineRule="auto"/>
                                    <w:jc w:val="center"/>
                                    <w:rPr>
                                      <w:b/>
                                      <w:sz w:val="18"/>
                                      <w:szCs w:val="18"/>
                                    </w:rPr>
                                  </w:pPr>
                                  <w:r>
                                    <w:rPr>
                                      <w:rFonts w:hint="eastAsia"/>
                                      <w:b/>
                                      <w:sz w:val="18"/>
                                      <w:szCs w:val="18"/>
                                    </w:rPr>
                                    <w:t>System B: 增量推理(KV Cache)</w:t>
                                  </w:r>
                                </w:p>
                              </w:tc>
                            </w:tr>
                          </w:tbl>
                          <w:p w14:paraId="0436A9A5">
                            <w:pPr>
                              <w:adjustRightInd w:val="0"/>
                              <w:spacing w:line="240" w:lineRule="auto"/>
                              <w:ind w:firstLine="0"/>
                              <w:jc w:val="center"/>
                              <w:rPr>
                                <w:b/>
                                <w:sz w:val="18"/>
                                <w:szCs w:val="18"/>
                              </w:rPr>
                            </w:pPr>
                            <w:r>
                              <w:rPr>
                                <w:rFonts w:hint="eastAsia"/>
                                <w:b/>
                                <w:sz w:val="18"/>
                                <w:szCs w:val="18"/>
                              </w:rPr>
                              <w:t>图2  基于 KV Cache 的推理机制示意</w:t>
                            </w:r>
                          </w:p>
                          <w:p w14:paraId="4016D497">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45pt;margin-top:96pt;height:305.25pt;width:491.3pt;mso-position-vertical-relative:page;mso-wrap-distance-bottom:0pt;mso-wrap-distance-top:0pt;z-index:251666432;mso-width-relative:page;mso-height-relative:page;" filled="f" stroked="f" coordsize="21600,21600" o:gfxdata="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kxP17NcAAAAJAQAADwAAAAAAAAABACAAAAAiAAAAZHJzL2Rvd25yZXYueG1s&#10;UEsBAhQAFAAAAAgAh07iQN0DRqAyAgAAWQQAAA4AAAAAAAAAAQAgAAAAJgEAAGRycy9lMm9Eb2Mu&#10;eG1sUEsFBgAAAAAGAAYAWQEAAMoFAAAAAA==&#10;">
                <v:fill on="f" focussize="0,0"/>
                <v:stroke on="f" weight="0.5pt"/>
                <v:imagedata o:title=""/>
                <o:lock v:ext="edit" aspectratio="f"/>
                <v:textbox inset="0mm,0mm,0mm,0mm">
                  <w:txbxContent>
                    <w:p w14:paraId="193CBB9D">
                      <w:pPr>
                        <w:ind w:firstLine="0"/>
                        <w:jc w:val="center"/>
                        <w:pPrChange w:id="149" w:author="华血" w:date="2026-06-29T11:36:38Z">
                          <w:pPr>
                            <w:ind w:firstLine="0"/>
                          </w:pPr>
                        </w:pPrChange>
                      </w:pPr>
                      <w:ins w:id="150" w:author="华血" w:date="2026-06-29T11:32:09Z">
                        <w:r>
                          <w:rPr>
                            <w:rFonts w:hint="eastAsia"/>
                          </w:rPr>
                          <w:drawing>
                            <wp:inline distT="0" distB="0" distL="114300" distR="114300">
                              <wp:extent cx="5179060" cy="3308985"/>
                              <wp:effectExtent l="0" t="0" r="2540" b="13335"/>
                              <wp:docPr id="16"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5179060" cy="3308985"/>
                                      </a:xfrm>
                                      <a:prstGeom prst="rect">
                                        <a:avLst/>
                                      </a:prstGeom>
                                    </pic:spPr>
                                  </pic:pic>
                                </a:graphicData>
                              </a:graphic>
                            </wp:inline>
                          </w:drawing>
                        </w:r>
                      </w:ins>
                      <w:del w:id="152" w:author="华血" w:date="2026-06-29T11:31:52Z">
                        <w:r>
                          <w:rPr>
                            <w:rFonts w:hint="eastAsia"/>
                          </w:rPr>
                          <w:drawing>
                            <wp:inline distT="0" distB="0" distL="114300" distR="114300">
                              <wp:extent cx="6186170" cy="3951605"/>
                              <wp:effectExtent l="0" t="0" r="1270" b="10795"/>
                              <wp:docPr id="5" name="图片 5"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pic2.drawio"/>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6186170" cy="3951605"/>
                                      </a:xfrm>
                                      <a:prstGeom prst="rect">
                                        <a:avLst/>
                                      </a:prstGeom>
                                    </pic:spPr>
                                  </pic:pic>
                                </a:graphicData>
                              </a:graphic>
                            </wp:inline>
                          </w:drawing>
                        </w:r>
                      </w:del>
                    </w:p>
                    <w:tbl>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Change w:id="154" w:author="华血" w:date="2026-06-29T11:36:45Z">
                          <w:tblPr>
                            <w:tblStyle w:val="2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PrChange>
                      </w:tblPr>
                      <w:tblGrid>
                        <w:gridCol w:w="5019"/>
                        <w:gridCol w:w="4797"/>
                        <w:tblGridChange w:id="155">
                          <w:tblGrid>
                            <w:gridCol w:w="4908"/>
                            <w:gridCol w:w="4908"/>
                          </w:tblGrid>
                        </w:tblGridChange>
                      </w:tblGrid>
                      <w:tr w14:paraId="4C30B9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Change w:id="156" w:author="华血" w:date="2026-06-29T11:36:45Z">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blPrExChange>
                        </w:tblPrEx>
                        <w:tc>
                          <w:tcPr>
                            <w:tcW w:w="5019" w:type="dxa"/>
                            <w:tcPrChange w:id="157" w:author="华血" w:date="2026-06-29T11:36:45Z">
                              <w:tcPr>
                                <w:tcW w:w="4908" w:type="dxa"/>
                              </w:tcPr>
                            </w:tcPrChange>
                          </w:tcPr>
                          <w:p w14:paraId="5D30A5EA">
                            <w:pPr>
                              <w:numPr>
                                <w:ilvl w:val="0"/>
                                <w:numId w:val="2"/>
                              </w:numPr>
                              <w:adjustRightInd w:val="0"/>
                              <w:spacing w:line="240" w:lineRule="auto"/>
                              <w:jc w:val="center"/>
                              <w:rPr>
                                <w:b/>
                                <w:sz w:val="18"/>
                                <w:szCs w:val="18"/>
                              </w:rPr>
                            </w:pPr>
                            <w:r>
                              <w:rPr>
                                <w:rFonts w:hint="eastAsia"/>
                                <w:b/>
                                <w:sz w:val="18"/>
                                <w:szCs w:val="18"/>
                              </w:rPr>
                              <w:t>System A: 原生推理(No Cache)</w:t>
                            </w:r>
                          </w:p>
                        </w:tc>
                        <w:tc>
                          <w:tcPr>
                            <w:tcW w:w="4797" w:type="dxa"/>
                            <w:tcPrChange w:id="158" w:author="华血" w:date="2026-06-29T11:36:45Z">
                              <w:tcPr>
                                <w:tcW w:w="4908" w:type="dxa"/>
                              </w:tcPr>
                            </w:tcPrChange>
                          </w:tcPr>
                          <w:p w14:paraId="2E59F5A0">
                            <w:pPr>
                              <w:numPr>
                                <w:ilvl w:val="0"/>
                                <w:numId w:val="2"/>
                              </w:numPr>
                              <w:adjustRightInd w:val="0"/>
                              <w:spacing w:line="240" w:lineRule="auto"/>
                              <w:jc w:val="center"/>
                              <w:rPr>
                                <w:b/>
                                <w:sz w:val="18"/>
                                <w:szCs w:val="18"/>
                              </w:rPr>
                            </w:pPr>
                            <w:r>
                              <w:rPr>
                                <w:rFonts w:hint="eastAsia"/>
                                <w:b/>
                                <w:sz w:val="18"/>
                                <w:szCs w:val="18"/>
                              </w:rPr>
                              <w:t>System B: 增量推理(KV Cache)</w:t>
                            </w:r>
                          </w:p>
                        </w:tc>
                      </w:tr>
                    </w:tbl>
                    <w:p w14:paraId="0436A9A5">
                      <w:pPr>
                        <w:adjustRightInd w:val="0"/>
                        <w:spacing w:line="240" w:lineRule="auto"/>
                        <w:ind w:firstLine="0"/>
                        <w:jc w:val="center"/>
                        <w:rPr>
                          <w:b/>
                          <w:sz w:val="18"/>
                          <w:szCs w:val="18"/>
                        </w:rPr>
                      </w:pPr>
                      <w:r>
                        <w:rPr>
                          <w:rFonts w:hint="eastAsia"/>
                          <w:b/>
                          <w:sz w:val="18"/>
                          <w:szCs w:val="18"/>
                        </w:rPr>
                        <w:t>图2  基于 KV Cache 的推理机制示意</w:t>
                      </w:r>
                    </w:p>
                    <w:p w14:paraId="4016D497">
                      <w:pPr>
                        <w:adjustRightInd w:val="0"/>
                        <w:spacing w:line="240" w:lineRule="auto"/>
                        <w:ind w:firstLine="0"/>
                        <w:jc w:val="center"/>
                      </w:pPr>
                      <w:r>
                        <w:rPr>
                          <w:rFonts w:hint="eastAsia"/>
                          <w:sz w:val="18"/>
                          <w:szCs w:val="18"/>
                        </w:rPr>
                        <w:t>Fig. 2 Schematic of the KV Cache-based inference mechanism</w:t>
                      </w:r>
                    </w:p>
                  </w:txbxContent>
                </v:textbox>
                <w10:wrap type="topAndBottom"/>
              </v:shape>
            </w:pict>
          </mc:Fallback>
        </mc:AlternateContent>
      </w:r>
      <w:ins w:id="159" w:author="华血" w:date="2026-06-27T20:51:10Z">
        <w:r>
          <w:rPr>
            <w:rFonts w:hint="eastAsia"/>
            <w:sz w:val="20"/>
            <w:rPrChange w:id="160" w:author="华血" w:date="2026-06-27T20:51:10Z">
              <w:rPr>
                <w:rFonts w:hint="eastAsia"/>
              </w:rPr>
            </w:rPrChange>
          </w:rPr>
          <w:t>需要强调的是，本文中 KV Cache 的作用包含两个层次。第一，在 LLM 解码阶段，KV Cache 复用历史 token 已计算得到的 Key/Value，避免生成每个新 token 时反复对完整上下文执行前向计算，从而降低自回归解码的重复计算开销。第二，在本文的流式架构中，ASR 文本并非在语音结束后一次性到达，而是随语音输入逐步产生。因此，系统可以将原本集中发生在 End-of-Speech 之后的 prompt prefill 拆分为多次增量 prefill：每当新的稳定转录片段到达时，仅对新增文本执行前向计算，并将其 Key/Value 追加到缓存中。</w:t>
        </w:r>
      </w:ins>
      <w:ins w:id="161" w:author="华血" w:date="2026-06-27T20:52:34Z">
        <w:r>
          <w:rPr>
            <w:rFonts w:hint="eastAsia"/>
            <w:sz w:val="20"/>
            <w:lang w:val="en-US" w:eastAsia="zh-CN"/>
          </w:rPr>
          <w:t>需要</w:t>
        </w:r>
      </w:ins>
      <w:ins w:id="162" w:author="华血" w:date="2026-06-27T20:52:35Z">
        <w:r>
          <w:rPr>
            <w:rFonts w:hint="eastAsia"/>
            <w:sz w:val="20"/>
            <w:lang w:val="en-US" w:eastAsia="zh-CN"/>
          </w:rPr>
          <w:t>说明的是</w:t>
        </w:r>
      </w:ins>
      <w:ins w:id="163" w:author="华血" w:date="2026-06-27T20:51:10Z">
        <w:r>
          <w:rPr>
            <w:rFonts w:hint="eastAsia"/>
            <w:sz w:val="20"/>
            <w:rPrChange w:id="164" w:author="华血" w:date="2026-06-27T20:51:10Z">
              <w:rPr>
                <w:rFonts w:hint="eastAsia"/>
              </w:rPr>
            </w:rPrChange>
          </w:rPr>
          <w:t>，增量 prefill 并不消除 Transformer 对上下文建模所需的注意力计算，也不从理论上改变完整输入处理的复杂度阶数。其主要收益在于计算时序的改变：将长文本 prompt 的大部分预填充计算前移到用户发声过程中，使其与 ASR 和语音输入过程在时间上重叠，从而减少语音端点检测完成后到首个 token 生成之间的等待时间，即降低用户感知到的 TTFT。图2展示了传统一次性 prefill 与本文增量 prefill + KV Cache 复用机制在计算路径上的差异。</w:t>
        </w:r>
      </w:ins>
      <w:del w:id="165" w:author="华血" w:date="2026-06-27T20:51:10Z">
        <w:r>
          <w:rPr>
            <w:rFonts w:hint="eastAsia" w:ascii="方正书宋简体" w:hAnsi="方正书宋简体" w:cs="方正书宋简体"/>
            <w:sz w:val="20"/>
            <w:szCs w:val="20"/>
          </w:rPr>
          <w:delText>需要强调的是，KV Cache 主要减少的是解码阶段对历史 Key/Value 的重复计算，但并不消除 prompt 预填充阶段的二次方开销：对长度为N的输入，模型仍需至少执行一次全序列前向以构建初始缓存，其复杂度为</w:delText>
        </w:r>
      </w:del>
      <w:del w:id="166" w:author="华血" w:date="2026-06-27T20:51:10Z"/>
      <w:del w:id="167" w:author="华血" w:date="2026-06-27T20:51:10Z"/>
      <w:del w:id="168" w:author="华血" w:date="2026-06-27T20:51:10Z"/>
      <w:del w:id="169" w:author="华血" w:date="2026-06-27T20:51:10Z">
        <w:r>
          <w:rPr>
            <w:rFonts w:hint="eastAsia" w:ascii="方正书宋简体" w:hAnsi="方正书宋简体" w:cs="方正书宋简体"/>
            <w:position w:val="-10"/>
            <w:sz w:val="20"/>
            <w:szCs w:val="20"/>
          </w:rPr>
          <w:object>
            <v:shape id="_x0000_i1044" o:spt="75" type="#_x0000_t75" style="height:18.15pt;width:36pt;" o:ole="t" filled="f" o:preferrelative="t" stroked="f" coordsize="21600,21600">
              <v:path/>
              <v:fill on="f" focussize="0,0"/>
              <v:stroke on="f" joinstyle="miter"/>
              <v:imagedata r:id="rId86" o:title=""/>
              <o:lock v:ext="edit" aspectratio="t"/>
              <w10:wrap type="none"/>
              <w10:anchorlock/>
            </v:shape>
            <o:OLEObject Type="Embed" ProgID="Equation.DSMT4" ShapeID="_x0000_i1044" DrawAspect="Content" ObjectID="_1468075755" r:id="rId85">
              <o:LockedField>false</o:LockedField>
            </o:OLEObject>
          </w:object>
        </w:r>
      </w:del>
      <w:del w:id="171" w:author="华血" w:date="2026-06-27T20:51:10Z"/>
      <w:del w:id="172" w:author="华血" w:date="2026-06-27T20:51:10Z">
        <w:r>
          <w:rPr>
            <w:rFonts w:hint="eastAsia" w:ascii="方正书宋简体" w:hAnsi="方正书宋简体" w:cs="方正书宋简体"/>
            <w:sz w:val="20"/>
            <w:szCs w:val="20"/>
          </w:rPr>
          <w:delText>，是TTFT的主要来源。</w:delText>
        </w:r>
      </w:del>
      <w:del w:id="173" w:author="华血" w:date="2026-06-27T20:51:10Z">
        <w:r>
          <w:rPr>
            <w:rFonts w:hint="default" w:ascii="方正书宋简体" w:hAnsi="方正书宋简体" w:cs="方正书宋简体"/>
            <w:sz w:val="20"/>
            <w:szCs w:val="20"/>
            <w:lang w:val="en-US"/>
          </w:rPr>
          <w:delText>本文提出的增量预填充策略并不改变复杂度阶数，而是</w:delText>
        </w:r>
      </w:del>
      <w:del w:id="174" w:author="华血" w:date="2026-06-27T20:51:10Z">
        <w:r>
          <w:rPr>
            <w:rFonts w:hint="eastAsia" w:ascii="方正书宋简体" w:hAnsi="方正书宋简体" w:cs="方正书宋简体"/>
            <w:sz w:val="20"/>
            <w:szCs w:val="20"/>
          </w:rPr>
          <w:delText>利用ASR文本逐步到达的时间特性，将prefill拆分为多次小批量前向处理，并在用户发声过程中持续更新KV Cache，把原本集中发生在End-of-Speech之后的大部分计算前移并与用户说话过程在时间上重叠，从用户感知上降低语音结束到首个token生成之间的等待。图2描述了使用KV Cache后的计算复杂度与原来的差异，通过使用KV Cache，将历史K,V缓存并在推理中复用，把单步开销降为</w:delText>
        </w:r>
      </w:del>
      <w:del w:id="175" w:author="华血" w:date="2026-06-27T20:51:10Z"/>
      <w:del w:id="176" w:author="华血" w:date="2026-06-27T20:51:10Z"/>
      <w:del w:id="177" w:author="华血" w:date="2026-06-27T20:51:10Z"/>
      <w:del w:id="178" w:author="华血" w:date="2026-06-27T20:51:10Z">
        <w:r>
          <w:rPr>
            <w:rFonts w:hint="eastAsia" w:ascii="方正书宋简体" w:hAnsi="方正书宋简体" w:cs="方正书宋简体"/>
            <w:position w:val="-10"/>
            <w:sz w:val="20"/>
            <w:szCs w:val="20"/>
          </w:rPr>
          <w:object>
            <v:shape id="_x0000_i1045" o:spt="75" type="#_x0000_t75" style="height:16.15pt;width:31.1pt;" o:ole="t" filled="f" o:preferrelative="t" stroked="f" coordsize="21600,21600">
              <v:path/>
              <v:fill on="f" focussize="0,0"/>
              <v:stroke on="f" joinstyle="miter"/>
              <v:imagedata r:id="rId88" o:title=""/>
              <o:lock v:ext="edit" aspectratio="t"/>
              <w10:wrap type="none"/>
              <w10:anchorlock/>
            </v:shape>
            <o:OLEObject Type="Embed" ProgID="Equation.DSMT4" ShapeID="_x0000_i1045" DrawAspect="Content" ObjectID="_1468075756" r:id="rId87">
              <o:LockedField>false</o:LockedField>
            </o:OLEObject>
          </w:object>
        </w:r>
      </w:del>
      <w:del w:id="180" w:author="华血" w:date="2026-06-27T20:51:10Z"/>
      <w:del w:id="181" w:author="华血" w:date="2026-06-27T20:51:10Z">
        <w:r>
          <w:rPr>
            <w:rFonts w:hint="eastAsia" w:ascii="方正书宋简体" w:hAnsi="方正书宋简体" w:cs="方正书宋简体"/>
            <w:sz w:val="20"/>
            <w:szCs w:val="20"/>
          </w:rPr>
          <w:delText>。</w:delText>
        </w:r>
        <w:commentRangeEnd w:id="7"/>
      </w:del>
      <w:r>
        <w:rPr>
          <w:rStyle w:val="37"/>
          <w:rFonts w:ascii="方正书宋简体" w:hAnsi="方正书宋简体" w:cs="方正书宋简体"/>
          <w:sz w:val="20"/>
          <w:szCs w:val="20"/>
        </w:rPr>
        <w:commentReference w:id="7"/>
      </w:r>
    </w:p>
    <w:p w14:paraId="1B88C75D">
      <w:pPr>
        <w:ind w:firstLine="0"/>
        <w:rPr>
          <w:rFonts w:ascii="黑体" w:hAnsi="黑体" w:eastAsia="黑体" w:cs="黑体"/>
          <w:b/>
          <w:bCs/>
          <w:sz w:val="24"/>
        </w:rPr>
      </w:pPr>
      <w:r>
        <w:rPr>
          <w:rFonts w:hint="eastAsia" w:ascii="黑体" w:hAnsi="黑体" w:eastAsia="黑体" w:cs="黑体"/>
          <w:b/>
          <w:bCs/>
          <w:sz w:val="24"/>
        </w:rPr>
        <w:t>2.3 系统评价指标</w:t>
      </w:r>
    </w:p>
    <w:p w14:paraId="695507CF">
      <w:pPr>
        <w:ind w:firstLine="0"/>
        <w:rPr>
          <w:rFonts w:ascii="方正书宋简体" w:hAnsi="方正书宋简体" w:eastAsia="黑体" w:cs="方正书宋简体"/>
          <w:sz w:val="20"/>
          <w:szCs w:val="20"/>
        </w:rPr>
      </w:pPr>
      <w:r>
        <w:rPr>
          <w:rFonts w:hint="eastAsia" w:ascii="黑体" w:eastAsia="黑体"/>
          <w:b/>
          <w:sz w:val="21"/>
          <w:szCs w:val="21"/>
        </w:rPr>
        <w:t xml:space="preserve">2.3.1 </w:t>
      </w:r>
      <w:r>
        <w:rPr>
          <w:rFonts w:hint="eastAsia" w:ascii="黑体" w:hAnsi="宋体" w:eastAsia="黑体"/>
          <w:b/>
          <w:sz w:val="21"/>
          <w:szCs w:val="21"/>
        </w:rPr>
        <w:t>首字延迟</w:t>
      </w:r>
    </w:p>
    <w:p w14:paraId="7E1985E8">
      <w:pPr>
        <w:ind w:firstLine="410"/>
        <w:rPr>
          <w:rFonts w:ascii="方正书宋简体" w:hAnsi="方正书宋简体" w:cs="方正书宋简体"/>
          <w:sz w:val="20"/>
          <w:szCs w:val="20"/>
        </w:rPr>
      </w:pPr>
      <w:r>
        <w:rPr>
          <w:rFonts w:hint="eastAsia" w:ascii="方正书宋简体" w:hAnsi="方正书宋简体" w:cs="方正书宋简体"/>
          <w:sz w:val="20"/>
          <w:szCs w:val="20"/>
        </w:rPr>
        <w:t>TTFT是衡量交互实时性的核心指标，直接关联用户的主观等待感。本文将TTFT定义为从End of Speech到LLM输出首个响应token的时间差，并将其视为端点后关键路径延迟的综合体现。在System B中，由于部分</w:t>
      </w:r>
      <w:ins w:id="182" w:author="华血" w:date="2026-06-29T11:43:56Z">
        <w:r>
          <w:rPr>
            <w:rFonts w:hint="eastAsia" w:ascii="方正书宋简体" w:hAnsi="方正书宋简体" w:cs="方正书宋简体"/>
            <w:sz w:val="20"/>
            <w:szCs w:val="20"/>
            <w:lang w:val="en-US" w:eastAsia="zh-CN"/>
          </w:rPr>
          <w:t>prefill</w:t>
        </w:r>
      </w:ins>
      <w:ins w:id="183" w:author="华血" w:date="2026-06-29T11:41:51Z">
        <w:r>
          <w:rPr>
            <w:rFonts w:hint="eastAsia" w:ascii="方正书宋简体" w:hAnsi="方正书宋简体" w:cs="方正书宋简体"/>
            <w:sz w:val="20"/>
            <w:szCs w:val="20"/>
            <w:lang w:val="en-US" w:eastAsia="zh-CN"/>
          </w:rPr>
          <w:t>计算</w:t>
        </w:r>
      </w:ins>
      <w:del w:id="184" w:author="华血" w:date="2026-06-29T11:39:53Z"/>
      <w:del w:id="185" w:author="华血" w:date="2026-06-29T11:39:53Z"/>
      <w:del w:id="186" w:author="华血" w:date="2026-06-29T11:39:53Z"/>
      <w:del w:id="187" w:author="华血" w:date="2026-06-29T11:39:53Z">
        <w:r>
          <w:rPr>
            <w:rFonts w:hint="eastAsia" w:ascii="方正书宋简体" w:hAnsi="方正书宋简体" w:cs="方正书宋简体"/>
            <w:position w:val="-14"/>
            <w:sz w:val="20"/>
            <w:szCs w:val="20"/>
          </w:rPr>
          <w:object>
            <v:shape id="_x0000_i1046" o:spt="75" alt="" type="#_x0000_t75" style="height:19pt;width:48.95pt;" o:ole="t" filled="f" o:preferrelative="t" stroked="f" coordsize="21600,21600">
              <v:path/>
              <v:fill on="f" focussize="0,0"/>
              <v:stroke on="f"/>
              <v:imagedata r:id="rId90" o:title=""/>
              <o:lock v:ext="edit" aspectratio="t"/>
              <w10:wrap type="none"/>
              <w10:anchorlock/>
            </v:shape>
            <o:OLEObject Type="Embed" ProgID="Equation.DSMT4" ShapeID="_x0000_i1046" DrawAspect="Content" ObjectID="_1468075757" r:id="rId89">
              <o:LockedField>false</o:LockedField>
            </o:OLEObject>
          </w:object>
        </w:r>
      </w:del>
      <w:del w:id="189" w:author="华血" w:date="2026-06-29T11:39:53Z"/>
      <w:r>
        <w:rPr>
          <w:rFonts w:hint="eastAsia" w:ascii="方正书宋简体" w:hAnsi="方正书宋简体" w:cs="方正书宋简体"/>
          <w:sz w:val="20"/>
          <w:szCs w:val="20"/>
        </w:rPr>
        <w:t>可在用户发声过程中被增量预填充策略“前移”并与ASR并行处理，因此预计端点后的等待相较System A显著降低。</w:t>
      </w:r>
    </w:p>
    <w:p w14:paraId="34332332">
      <w:pPr>
        <w:ind w:firstLine="0"/>
        <w:rPr>
          <w:rFonts w:ascii="方正书宋简体" w:hAnsi="方正书宋简体" w:eastAsia="黑体" w:cs="方正书宋简体"/>
          <w:sz w:val="20"/>
          <w:szCs w:val="20"/>
        </w:rPr>
      </w:pPr>
      <w:r>
        <w:rPr>
          <w:rFonts w:hint="eastAsia" w:ascii="黑体" w:eastAsia="黑体"/>
          <w:b/>
          <w:sz w:val="21"/>
          <w:szCs w:val="21"/>
        </w:rPr>
        <w:t xml:space="preserve">2.3.2 </w:t>
      </w:r>
      <w:r>
        <w:rPr>
          <w:rFonts w:hint="eastAsia" w:ascii="黑体" w:hAnsi="宋体" w:eastAsia="黑体"/>
          <w:b/>
          <w:sz w:val="21"/>
          <w:szCs w:val="21"/>
        </w:rPr>
        <w:t>词错误率</w:t>
      </w:r>
    </w:p>
    <w:p w14:paraId="28DA1034">
      <w:pPr>
        <w:ind w:firstLine="410"/>
        <w:rPr>
          <w:rFonts w:ascii="方正书宋简体" w:hAnsi="方正书宋简体" w:cs="方正书宋简体"/>
          <w:sz w:val="20"/>
          <w:szCs w:val="20"/>
        </w:rPr>
      </w:pPr>
      <w:r>
        <w:rPr>
          <w:rFonts w:hint="eastAsia" w:ascii="方正书宋简体" w:hAnsi="方正书宋简体" w:cs="方正书宋简体"/>
          <w:sz w:val="20"/>
          <w:szCs w:val="20"/>
        </w:rPr>
        <w:t>虽然本研究的核心目标是降低延迟，但这不能以牺牲识别准确率为代价。WER是评估ASR准确率的通用标准，基于Levenshtein编辑距离计算：</w:t>
      </w:r>
    </w:p>
    <w:p w14:paraId="50AC68F7">
      <w:pPr>
        <w:pStyle w:val="12"/>
        <w:ind w:firstLine="410"/>
        <w:rPr>
          <w:rFonts w:ascii="方正书宋简体" w:hAnsi="方正书宋简体" w:cs="方正书宋简体"/>
          <w:i w:val="0"/>
          <w:iCs w:val="0"/>
          <w:sz w:val="20"/>
          <w:szCs w:val="20"/>
        </w:rPr>
      </w:pPr>
      <w:r>
        <w:rPr>
          <w:rFonts w:ascii="方正书宋简体" w:hAnsi="方正书宋简体" w:cs="方正书宋简体"/>
          <w:position w:val="-32"/>
          <w:sz w:val="20"/>
          <w:szCs w:val="20"/>
        </w:rPr>
        <w:object>
          <v:shape id="_x0000_i1047" o:spt="75" type="#_x0000_t75" style="height:35.15pt;width:84.95pt;" o:ole="t" filled="f" o:preferrelative="t" stroked="f" coordsize="21600,21600">
            <v:path/>
            <v:fill on="f" focussize="0,0"/>
            <v:stroke on="f" joinstyle="miter"/>
            <v:imagedata r:id="rId92" o:title=""/>
            <o:lock v:ext="edit" aspectratio="t"/>
            <w10:wrap type="none"/>
            <w10:anchorlock/>
          </v:shape>
          <o:OLEObject Type="Embed" ProgID="Equation.DSMT4" ShapeID="_x0000_i1047" DrawAspect="Content" ObjectID="_1468075758" r:id="rId91">
            <o:LockedField>false</o:LockedField>
          </o:OLEObject>
        </w:object>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sz w:val="20"/>
          <w:szCs w:val="20"/>
        </w:rPr>
        <w:tab/>
      </w:r>
      <w:r>
        <w:rPr>
          <w:rFonts w:hint="eastAsia" w:ascii="方正书宋简体" w:hAnsi="方正书宋简体" w:cs="方正书宋简体"/>
          <w:i w:val="0"/>
          <w:iCs w:val="0"/>
          <w:sz w:val="20"/>
          <w:szCs w:val="20"/>
        </w:rPr>
        <w:t>(</w:t>
      </w:r>
      <w:r>
        <w:rPr>
          <w:rFonts w:hint="eastAsia" w:ascii="方正书宋简体" w:hAnsi="方正书宋简体" w:cs="方正书宋简体"/>
          <w:i w:val="0"/>
          <w:iCs w:val="0"/>
          <w:sz w:val="20"/>
          <w:szCs w:val="20"/>
        </w:rPr>
        <w:fldChar w:fldCharType="begin"/>
      </w:r>
      <w:r>
        <w:rPr>
          <w:rFonts w:hint="eastAsia" w:ascii="方正书宋简体" w:hAnsi="方正书宋简体" w:cs="方正书宋简体"/>
          <w:i w:val="0"/>
          <w:iCs w:val="0"/>
          <w:sz w:val="20"/>
          <w:szCs w:val="20"/>
        </w:rPr>
        <w:instrText xml:space="preserve"> SEQ 公式 \* ARABIC </w:instrText>
      </w:r>
      <w:r>
        <w:rPr>
          <w:rFonts w:hint="eastAsia" w:ascii="方正书宋简体" w:hAnsi="方正书宋简体" w:cs="方正书宋简体"/>
          <w:i w:val="0"/>
          <w:iCs w:val="0"/>
          <w:sz w:val="20"/>
          <w:szCs w:val="20"/>
        </w:rPr>
        <w:fldChar w:fldCharType="separate"/>
      </w:r>
      <w:r>
        <w:rPr>
          <w:rFonts w:hint="eastAsia" w:ascii="方正书宋简体" w:hAnsi="方正书宋简体" w:cs="方正书宋简体"/>
          <w:i w:val="0"/>
          <w:iCs w:val="0"/>
          <w:sz w:val="20"/>
          <w:szCs w:val="20"/>
        </w:rPr>
        <w:t>6</w:t>
      </w:r>
      <w:r>
        <w:rPr>
          <w:rFonts w:hint="eastAsia" w:ascii="方正书宋简体" w:hAnsi="方正书宋简体" w:cs="方正书宋简体"/>
          <w:i w:val="0"/>
          <w:iCs w:val="0"/>
          <w:sz w:val="20"/>
          <w:szCs w:val="20"/>
        </w:rPr>
        <w:fldChar w:fldCharType="end"/>
      </w:r>
      <w:r>
        <w:rPr>
          <w:rFonts w:hint="eastAsia" w:ascii="方正书宋简体" w:hAnsi="方正书宋简体" w:cs="方正书宋简体"/>
          <w:i w:val="0"/>
          <w:iCs w:val="0"/>
          <w:sz w:val="20"/>
          <w:szCs w:val="20"/>
        </w:rPr>
        <w:t>)</w:t>
      </w:r>
    </w:p>
    <w:p w14:paraId="0143AFEA">
      <w:pPr>
        <w:ind w:firstLine="410"/>
        <w:rPr>
          <w:rFonts w:ascii="方正书宋简体" w:hAnsi="方正书宋简体" w:cs="方正书宋简体"/>
          <w:sz w:val="20"/>
          <w:szCs w:val="20"/>
        </w:rPr>
      </w:pPr>
      <w:r>
        <w:rPr>
          <w:rFonts w:hint="eastAsia" w:ascii="方正书宋简体" w:hAnsi="方正书宋简体" w:cs="方正书宋简体"/>
          <w:sz w:val="20"/>
          <w:szCs w:val="20"/>
        </w:rPr>
        <w:t>其中S为替换(Substitution)、D为删除(Deletion)、 I为插入(Insertion)的错误数量，</w:t>
      </w:r>
      <w:r>
        <w:rPr>
          <w:rFonts w:hint="eastAsia" w:ascii="方正书宋简体" w:hAnsi="方正书宋简体" w:cs="方正书宋简体"/>
          <w:position w:val="-14"/>
          <w:sz w:val="20"/>
          <w:szCs w:val="20"/>
        </w:rPr>
        <w:object>
          <v:shape id="_x0000_i1048" o:spt="75" type="#_x0000_t75" style="height:19pt;width:21.9pt;" o:ole="t" filled="f" o:preferrelative="t" stroked="f" coordsize="21600,21600">
            <v:path/>
            <v:fill on="f" focussize="0,0"/>
            <v:stroke on="f" joinstyle="miter"/>
            <v:imagedata r:id="rId94" o:title=""/>
            <o:lock v:ext="edit" aspectratio="t"/>
            <w10:wrap type="none"/>
            <w10:anchorlock/>
          </v:shape>
          <o:OLEObject Type="Embed" ProgID="Equation.DSMT4" ShapeID="_x0000_i1048" DrawAspect="Content" ObjectID="_1468075759" r:id="rId93">
            <o:LockedField>false</o:LockedField>
          </o:OLEObject>
        </w:object>
      </w:r>
      <w:r>
        <w:rPr>
          <w:rFonts w:hint="eastAsia" w:ascii="方正书宋简体" w:hAnsi="方正书宋简体" w:cs="方正书宋简体"/>
          <w:sz w:val="20"/>
          <w:szCs w:val="20"/>
        </w:rPr>
        <w:t>为参考文本的总词数。通常以百分比形式呈现，此时可再乘以100%。对于中文数据集，本研究主要考察字符错误率 (CER)，其计算逻辑与WER一致。</w:t>
      </w:r>
    </w:p>
    <w:p w14:paraId="1CC051DE">
      <w:pPr>
        <w:ind w:firstLine="0"/>
        <w:rPr>
          <w:rFonts w:ascii="黑体" w:hAnsi="黑体" w:eastAsia="黑体" w:cs="黑体"/>
          <w:b/>
          <w:bCs/>
          <w:sz w:val="24"/>
        </w:rPr>
      </w:pPr>
      <w:r>
        <w:rPr>
          <w:rFonts w:hint="eastAsia" w:ascii="黑体" w:hAnsi="黑体" w:eastAsia="黑体" w:cs="黑体"/>
          <w:b/>
          <w:bCs/>
          <w:sz w:val="24"/>
        </w:rPr>
        <w:t>3 系统设计</w:t>
      </w:r>
    </w:p>
    <w:p w14:paraId="19116B6C">
      <w:pPr>
        <w:ind w:firstLine="0"/>
        <w:rPr>
          <w:rFonts w:ascii="黑体" w:hAnsi="黑体" w:eastAsia="黑体" w:cs="黑体"/>
          <w:b/>
          <w:bCs/>
          <w:sz w:val="24"/>
        </w:rPr>
      </w:pPr>
      <w:r>
        <w:rPr>
          <w:rFonts w:hint="eastAsia" w:ascii="黑体" w:hAnsi="黑体" w:eastAsia="黑体" w:cs="黑体"/>
          <w:b/>
          <w:bCs/>
          <w:sz w:val="24"/>
        </w:rPr>
        <w:t>3.1 总体架构设计</w:t>
      </w:r>
    </w:p>
    <w:p w14:paraId="4C52CEEF">
      <w:pPr>
        <w:ind w:firstLine="0"/>
        <w:rPr>
          <w:rFonts w:ascii="方正书宋简体" w:hAnsi="方正书宋简体" w:cs="方正书宋简体"/>
          <w:sz w:val="20"/>
          <w:szCs w:val="20"/>
        </w:rPr>
      </w:pPr>
      <w:r>
        <w:rPr>
          <w:rFonts w:hint="eastAsia" w:ascii="黑体" w:eastAsia="黑体"/>
          <w:b/>
          <w:sz w:val="21"/>
          <w:szCs w:val="21"/>
        </w:rPr>
        <w:t xml:space="preserve">3.1.1 </w:t>
      </w:r>
      <w:r>
        <w:rPr>
          <w:rFonts w:hint="eastAsia" w:ascii="黑体" w:hAnsi="宋体" w:eastAsia="黑体"/>
          <w:b/>
          <w:sz w:val="21"/>
          <w:szCs w:val="21"/>
        </w:rPr>
        <w:t>目标与逻辑拓扑</w:t>
      </w:r>
    </w:p>
    <w:p w14:paraId="1FD98DF7">
      <w:pPr>
        <w:ind w:firstLine="410"/>
        <w:rPr>
          <w:rFonts w:ascii="方正书宋简体" w:hAnsi="方正书宋简体" w:cs="方正书宋简体"/>
          <w:sz w:val="20"/>
          <w:szCs w:val="20"/>
        </w:rPr>
      </w:pPr>
      <w:r>
        <w:rPr>
          <w:sz w:val="20"/>
        </w:rPr>
        <mc:AlternateContent>
          <mc:Choice Requires="wps">
            <w:drawing>
              <wp:anchor distT="0" distB="0" distL="114300" distR="114300" simplePos="0" relativeHeight="251661312" behindDoc="0" locked="0" layoutInCell="1" allowOverlap="1">
                <wp:simplePos x="0" y="0"/>
                <wp:positionH relativeFrom="column">
                  <wp:posOffset>635</wp:posOffset>
                </wp:positionH>
                <wp:positionV relativeFrom="page">
                  <wp:posOffset>6405880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pPr>
                              <w:ind w:firstLine="0"/>
                            </w:pPr>
                            <w:ins w:id="190" w:author="华血" w:date="2026-06-29T11:37:37Z">
                              <w:r>
                                <w:rPr>
                                  <w:rFonts w:hint="eastAsia"/>
                                </w:rPr>
                                <w:drawing>
                                  <wp:inline distT="0" distB="0" distL="114300" distR="114300">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6224270" cy="2766695"/>
                                            </a:xfrm>
                                            <a:prstGeom prst="rect">
                                              <a:avLst/>
                                            </a:prstGeom>
                                          </pic:spPr>
                                        </pic:pic>
                                      </a:graphicData>
                                    </a:graphic>
                                  </wp:inline>
                                </w:drawing>
                              </w:r>
                            </w:ins>
                            <w:del w:id="192" w:author="华血" w:date="2026-06-29T11:37:23Z">
                              <w:r>
                                <w:rPr>
                                  <w:rFonts w:hint="eastAsia"/>
                                </w:rPr>
                                <w:drawing>
                                  <wp:inline distT="0" distB="0" distL="114300" distR="114300">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7">
                                              <a:extLst>
                                                <a:ext uri="{96DAC541-7B7A-43D3-8B79-37D633B846F1}">
                                                  <asvg:svgBlip xmlns:asvg="http://schemas.microsoft.com/office/drawing/2016/SVG/main" r:embed="rId98"/>
                                                </a:ext>
                                              </a:extLst>
                                            </a:blip>
                                            <a:stretch>
                                              <a:fillRect/>
                                            </a:stretch>
                                          </pic:blipFill>
                                          <pic:spPr>
                                            <a:xfrm>
                                              <a:off x="0" y="0"/>
                                              <a:ext cx="6224905" cy="2901315"/>
                                            </a:xfrm>
                                            <a:prstGeom prst="rect">
                                              <a:avLst/>
                                            </a:prstGeom>
                                          </pic:spPr>
                                        </pic:pic>
                                      </a:graphicData>
                                    </a:graphic>
                                  </wp:inline>
                                </w:drawing>
                              </w:r>
                            </w:del>
                          </w:p>
                          <w:p w14:paraId="3CD90592">
                            <w:pPr>
                              <w:adjustRightInd w:val="0"/>
                              <w:spacing w:line="240" w:lineRule="auto"/>
                              <w:ind w:firstLine="0"/>
                              <w:jc w:val="center"/>
                              <w:rPr>
                                <w:b/>
                                <w:sz w:val="18"/>
                                <w:szCs w:val="18"/>
                              </w:rPr>
                            </w:pPr>
                            <w:r>
                              <w:rPr>
                                <w:rFonts w:hint="eastAsia"/>
                                <w:b/>
                                <w:sz w:val="18"/>
                                <w:szCs w:val="18"/>
                              </w:rPr>
                              <w:t>图3  流式并行架构逻辑拓扑图</w:t>
                            </w:r>
                          </w:p>
                          <w:p w14:paraId="6CB78AC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05pt;margin-top:504.4pt;height:252.3pt;width:491.3pt;mso-position-vertical-relative:page;mso-wrap-distance-bottom:0pt;mso-wrap-distance-top:0pt;z-index:251661312;mso-width-relative:page;mso-height-relative:page;" filled="f" stroked="f" coordsize="21600,21600" o:gfxdata="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LcGKUbYAAAACgEAAA8AAAAAAAAAAQAgAAAAIgAAAGRycy9kb3ducmV2Lnht&#10;bFBLAQIUABQAAAAIAIdO4kCEM1dSMgIAAFkEAAAOAAAAAAAAAAEAIAAAACcBAABkcnMvZTJvRG9j&#10;LnhtbFBLBQYAAAAABgAGAFkBAADLBQAAAAA=&#10;">
                <v:fill on="f" focussize="0,0"/>
                <v:stroke on="f" weight="0.5pt"/>
                <v:imagedata o:title=""/>
                <o:lock v:ext="edit" aspectratio="f"/>
                <v:textbox inset="0mm,0mm,0mm,0mm">
                  <w:txbxContent>
                    <w:p w14:paraId="13E7C0B8">
                      <w:pPr>
                        <w:ind w:firstLine="0"/>
                      </w:pPr>
                      <w:ins w:id="194" w:author="华血" w:date="2026-06-29T11:37:37Z">
                        <w:r>
                          <w:rPr>
                            <w:rFonts w:hint="eastAsia"/>
                          </w:rPr>
                          <w:drawing>
                            <wp:inline distT="0" distB="0" distL="114300" distR="114300">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6224270" cy="2766695"/>
                                      </a:xfrm>
                                      <a:prstGeom prst="rect">
                                        <a:avLst/>
                                      </a:prstGeom>
                                    </pic:spPr>
                                  </pic:pic>
                                </a:graphicData>
                              </a:graphic>
                            </wp:inline>
                          </w:drawing>
                        </w:r>
                      </w:ins>
                      <w:del w:id="196" w:author="华血" w:date="2026-06-29T11:37:23Z">
                        <w:r>
                          <w:rPr>
                            <w:rFonts w:hint="eastAsia"/>
                          </w:rPr>
                          <w:drawing>
                            <wp:inline distT="0" distB="0" distL="114300" distR="114300">
                              <wp:extent cx="6224905" cy="2901315"/>
                              <wp:effectExtent l="0" t="0" r="8255" b="9525"/>
                              <wp:docPr id="12" name="图片 12"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ic3.drawio"/>
                                      <pic:cNvPicPr>
                                        <a:picLocks noChangeAspect="1"/>
                                      </pic:cNvPicPr>
                                    </pic:nvPicPr>
                                    <pic:blipFill>
                                      <a:blip r:embed="rId97">
                                        <a:extLst>
                                          <a:ext uri="{96DAC541-7B7A-43D3-8B79-37D633B846F1}">
                                            <asvg:svgBlip xmlns:asvg="http://schemas.microsoft.com/office/drawing/2016/SVG/main" r:embed="rId98"/>
                                          </a:ext>
                                        </a:extLst>
                                      </a:blip>
                                      <a:stretch>
                                        <a:fillRect/>
                                      </a:stretch>
                                    </pic:blipFill>
                                    <pic:spPr>
                                      <a:xfrm>
                                        <a:off x="0" y="0"/>
                                        <a:ext cx="6224905" cy="2901315"/>
                                      </a:xfrm>
                                      <a:prstGeom prst="rect">
                                        <a:avLst/>
                                      </a:prstGeom>
                                    </pic:spPr>
                                  </pic:pic>
                                </a:graphicData>
                              </a:graphic>
                            </wp:inline>
                          </w:drawing>
                        </w:r>
                      </w:del>
                    </w:p>
                    <w:p w14:paraId="3CD90592">
                      <w:pPr>
                        <w:adjustRightInd w:val="0"/>
                        <w:spacing w:line="240" w:lineRule="auto"/>
                        <w:ind w:firstLine="0"/>
                        <w:jc w:val="center"/>
                        <w:rPr>
                          <w:b/>
                          <w:sz w:val="18"/>
                          <w:szCs w:val="18"/>
                        </w:rPr>
                      </w:pPr>
                      <w:r>
                        <w:rPr>
                          <w:rFonts w:hint="eastAsia"/>
                          <w:b/>
                          <w:sz w:val="18"/>
                          <w:szCs w:val="18"/>
                        </w:rPr>
                        <w:t>图3  流式并行架构逻辑拓扑图</w:t>
                      </w:r>
                    </w:p>
                    <w:p w14:paraId="6CB78AC0">
                      <w:pPr>
                        <w:adjustRightInd w:val="0"/>
                        <w:spacing w:line="240" w:lineRule="auto"/>
                        <w:ind w:firstLine="0"/>
                        <w:jc w:val="center"/>
                      </w:pPr>
                      <w:r>
                        <w:rPr>
                          <w:rFonts w:hint="eastAsia"/>
                          <w:sz w:val="18"/>
                          <w:szCs w:val="18"/>
                        </w:rPr>
                        <w:t>Fig. 3 Logical topology of the streaming parallel architecture</w:t>
                      </w:r>
                    </w:p>
                  </w:txbxContent>
                </v:textbox>
                <w10:wrap type="topAndBottom"/>
              </v:shape>
            </w:pict>
          </mc:Fallback>
        </mc:AlternateContent>
      </w:r>
      <w:commentRangeStart w:id="8"/>
      <w:r>
        <w:rPr>
          <w:rFonts w:hint="eastAsia" w:ascii="方正书宋简体" w:hAnsi="方正书宋简体" w:cs="方正书宋简体"/>
          <w:sz w:val="20"/>
          <w:szCs w:val="20"/>
        </w:rPr>
        <w:t>本系统的核心设计愿景是实现从传统的“全量接收-全量处理”范式向“增量接收-流式处理”范式的转移(Paradigm Shift)，从而在理论边界上最小化首字延迟(Time to First Token, TTFT)。系统的逻辑拓扑如图 3</w:t>
      </w:r>
      <w:del w:id="198" w:author="华血" w:date="2026-06-27T12:17:50Z">
        <w:r>
          <w:rPr>
            <w:rFonts w:hint="eastAsia" w:ascii="方正书宋简体" w:hAnsi="方正书宋简体" w:cs="方正书宋简体"/>
            <w:sz w:val="20"/>
            <w:szCs w:val="20"/>
          </w:rPr>
          <w:delText>-1</w:delText>
        </w:r>
      </w:del>
      <w:r>
        <w:rPr>
          <w:rFonts w:hint="eastAsia" w:ascii="方正书宋简体" w:hAnsi="方正书宋简体" w:cs="方正书宋简体"/>
          <w:sz w:val="20"/>
          <w:szCs w:val="20"/>
        </w:rPr>
        <w:t xml:space="preserve"> 所示。图中展示了基于多线程生产者-消费者队列的流式并行数据流向。音频以固定时长的PCM块持续进入分段模块，Silero VAD </w:t>
      </w:r>
      <w:r>
        <w:rPr>
          <w:rFonts w:hint="eastAsia" w:ascii="方正书宋简体" w:hAnsi="方正书宋简体" w:cs="方正书宋简体"/>
          <w:sz w:val="20"/>
          <w:szCs w:val="20"/>
          <w:vertAlign w:val="superscript"/>
        </w:rPr>
        <w:t>[17]</w:t>
      </w:r>
      <w:r>
        <w:rPr>
          <w:rFonts w:hint="eastAsia" w:ascii="方正书宋简体" w:hAnsi="方正书宋简体" w:cs="方正书宋简体"/>
          <w:sz w:val="20"/>
          <w:szCs w:val="20"/>
        </w:rPr>
        <w:t>在累计缓冲区上进行活动检测并输出语音段；ASR 模块将若干语音段拼接后调用Whisper进行转录，并按前缀/后缀上下文策略输出稳定文本片段；文本片段经线程安全队列传递给 LLM 模块，持续更新 KV Cache 并在收到终止标记后启动生成，从而尽可能将 LLM 的预填充计算前移并与音频输入过程重叠。</w:t>
      </w:r>
      <w:commentRangeEnd w:id="8"/>
      <w:r>
        <w:rPr>
          <w:rStyle w:val="37"/>
          <w:rFonts w:ascii="方正书宋简体" w:hAnsi="方正书宋简体" w:cs="方正书宋简体"/>
          <w:sz w:val="20"/>
          <w:szCs w:val="20"/>
        </w:rPr>
        <w:commentReference w:id="8"/>
      </w:r>
    </w:p>
    <w:p w14:paraId="78280482">
      <w:pPr>
        <w:ind w:firstLine="410"/>
        <w:rPr>
          <w:rFonts w:ascii="方正书宋简体" w:hAnsi="方正书宋简体" w:cs="方正书宋简体"/>
          <w:sz w:val="20"/>
          <w:szCs w:val="20"/>
        </w:rPr>
      </w:pPr>
      <w:r>
        <w:rPr>
          <w:rFonts w:hint="eastAsia" w:ascii="方正书宋简体" w:hAnsi="方正书宋简体" w:cs="方正书宋简体"/>
          <w:sz w:val="20"/>
          <w:szCs w:val="20"/>
        </w:rPr>
        <w:t>整体架构采用“分段—转录—预填充—生成”的流水线并行方式：当上游模块产生新的音频或文本段时，下游模块即可立即启动计算，无需等待整段输入结束。系统由以下三个子系统组成：负责语音活动检测与分段的Streaming Audio Segmenter、负责上下文拼接并保证输出稳定的Context-Aware ASR Engine ，以及负责增量预填充与最终生成的Incremental LLM Inference Service。其中 LLM 部分的KV Cache属于Transformer解码器推理阶段的通用优化思路，本文直接复用推理框架内置的</w:t>
      </w:r>
      <w:ins w:id="199" w:author="华血" w:date="2026-06-29T11:44:45Z"/>
      <w:ins w:id="200" w:author="华血" w:date="2026-06-29T11:44:45Z"/>
      <w:ins w:id="201" w:author="华血" w:date="2026-06-29T11:44:45Z"/>
      <w:ins w:id="202" w:author="华血" w:date="2026-06-29T11:44:45Z">
        <w:r>
          <w:rPr>
            <w:rFonts w:hint="eastAsia" w:ascii="方正书宋简体" w:hAnsi="方正书宋简体" w:cs="方正书宋简体"/>
            <w:position w:val="-10"/>
            <w:sz w:val="20"/>
            <w:szCs w:val="20"/>
          </w:rPr>
          <w:object>
            <v:shape id="_x0000_i1145" o:spt="75" type="#_x0000_t75" style="height:13.05pt;width:126.75pt;" o:ole="t" filled="f" o:preferrelative="t" stroked="f" coordsize="21600,21600">
              <v:path/>
              <v:fill on="f" focussize="0,0"/>
              <v:stroke on="f"/>
              <v:imagedata r:id="rId100" o:title=""/>
              <o:lock v:ext="edit" aspectratio="t"/>
              <w10:wrap type="none"/>
              <w10:anchorlock/>
            </v:shape>
            <o:OLEObject Type="Embed" ProgID="Equation.DSMT4" ShapeID="_x0000_i1145" DrawAspect="Content" ObjectID="_1468075760" r:id="rId99">
              <o:LockedField>false</o:LockedField>
            </o:OLEObject>
          </w:object>
        </w:r>
      </w:ins>
      <w:ins w:id="204" w:author="华血" w:date="2026-06-29T11:44:45Z"/>
      <w:del w:id="205" w:author="华血" w:date="2026-06-29T11:45:00Z">
        <w:r>
          <w:rPr>
            <w:rFonts w:hint="eastAsia" w:ascii="方正书宋简体" w:hAnsi="方正书宋简体" w:cs="方正书宋简体"/>
            <w:sz w:val="20"/>
            <w:szCs w:val="20"/>
          </w:rPr>
          <w:delText>use_cache/past_key_values</w:delText>
        </w:r>
      </w:del>
      <w:r>
        <w:rPr>
          <w:rFonts w:hint="eastAsia" w:ascii="方正书宋简体" w:hAnsi="方正书宋简体" w:cs="方正书宋简体"/>
          <w:sz w:val="20"/>
          <w:szCs w:val="20"/>
        </w:rPr>
        <w:t>机制完成状态复用。</w:t>
      </w:r>
    </w:p>
    <w:p w14:paraId="3241EFE1">
      <w:pPr>
        <w:ind w:firstLine="0"/>
        <w:rPr>
          <w:rFonts w:ascii="方正书宋简体" w:hAnsi="方正书宋简体" w:cs="方正书宋简体"/>
          <w:sz w:val="20"/>
          <w:szCs w:val="20"/>
        </w:rPr>
      </w:pPr>
      <w:r>
        <w:rPr>
          <w:rFonts w:hint="eastAsia" w:ascii="黑体" w:eastAsia="黑体"/>
          <w:b/>
          <w:sz w:val="21"/>
          <w:szCs w:val="21"/>
        </w:rPr>
        <w:t xml:space="preserve">3.1.2 </w:t>
      </w:r>
      <w:r>
        <w:rPr>
          <w:rFonts w:hint="eastAsia" w:ascii="黑体" w:hAnsi="宋体" w:eastAsia="黑体"/>
          <w:b/>
          <w:sz w:val="21"/>
          <w:szCs w:val="21"/>
        </w:rPr>
        <w:t>关键工程实现</w:t>
      </w:r>
    </w:p>
    <w:p w14:paraId="269C5FEF">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为了在单机原型中保持流式链路的实时与可控，工程实现上需要把整条链路拆成多线程流水线，并用线程安全队列解耦， 同时借助状态对象保存跨片段的上下文。</w:t>
      </w:r>
    </w:p>
    <w:p w14:paraId="58191B74">
      <w:pPr>
        <w:ind w:firstLine="410"/>
        <w:rPr>
          <w:rFonts w:ascii="方正书宋简体" w:hAnsi="方正书宋简体" w:cs="方正书宋简体"/>
          <w:sz w:val="20"/>
          <w:szCs w:val="20"/>
        </w:rPr>
      </w:pPr>
      <w:r>
        <w:rPr>
          <w:rFonts w:hint="eastAsia" w:ascii="方正书宋简体" w:hAnsi="方正书宋简体" w:cs="方正书宋简体"/>
          <w:sz w:val="20"/>
          <w:szCs w:val="20"/>
        </w:rPr>
        <w:t>在通信机制上，为了去耦合，各模块不再使用同步函数调用，而是使用生产者-消费者模型进行异步通信。在代码实现方面，音频块队列、音频分段队列以及文本段队列都由queue.Queue的实例承担，消费者端则使用带超时参数的get方法循环，配合指定的结束事件标记生产端的消息生产结束，以避免单点阻塞，防止整个处理流程卡死。在ASR阶段，系统一方面需要承接上游传来的分段的音频，又要进行音频转录文本的流式处理，以将流式文本发往下由，因此该系统拆分为“收集器”与“转录器”两个子线程：前者持续接收上游语音段并写入等待队列，后者在满足触发条件时批量拼接，再调用Whisper进行文本转录，再将转录文本中的稳定的文本片段推送给下游 LLM，从而实现了音频收集与模型推理的解耦。</w:t>
      </w:r>
    </w:p>
    <w:p w14:paraId="563F23DB">
      <w:pPr>
        <w:ind w:firstLine="410"/>
        <w:rPr>
          <w:rFonts w:ascii="方正书宋简体" w:hAnsi="方正书宋简体" w:cs="方正书宋简体"/>
          <w:sz w:val="20"/>
          <w:szCs w:val="20"/>
        </w:rPr>
      </w:pPr>
      <w:r>
        <w:rPr>
          <w:rFonts w:hint="eastAsia" w:ascii="方正书宋简体" w:hAnsi="方正书宋简体" w:cs="方正书宋简体"/>
          <w:sz w:val="20"/>
          <w:szCs w:val="20"/>
        </w:rPr>
        <w:t>而状态管理系统则是采用了有状态 (Stateful) 与无状态(Stateless)的混合设计。分段模块通过 StreamState维护累计音频缓冲、语音段起止时间与段编号等信息；ASR侧通过ASRCache管理“等待加入的段队列”与“当前转录窗口段队列”，并使用 total_duration 与处理标记避免并发竞争；LLM侧则以 KVCache持久化</w:t>
      </w:r>
      <w:ins w:id="206" w:author="华血" w:date="2026-06-28T14:13:18Z"/>
      <w:ins w:id="207" w:author="华血" w:date="2026-06-28T14:13:18Z"/>
      <w:ins w:id="208" w:author="华血" w:date="2026-06-28T14:13:18Z"/>
      <w:ins w:id="209" w:author="华血" w:date="2026-06-28T14:13:18Z">
        <w:r>
          <w:rPr>
            <w:rFonts w:hint="eastAsia" w:ascii="方正书宋简体" w:hAnsi="方正书宋简体" w:cs="方正书宋简体"/>
            <w:position w:val="-10"/>
            <w:sz w:val="20"/>
            <w:szCs w:val="20"/>
          </w:rPr>
          <w:object>
            <v:shape id="_x0000_i1083" o:spt="75" type="#_x0000_t75" style="height:16pt;width:88pt;" o:ole="t" filled="f" o:preferrelative="t" stroked="f" coordsize="21600,21600">
              <v:fill on="f" focussize="0,0"/>
              <v:stroke on="f"/>
              <v:imagedata r:id="rId102" o:title=""/>
              <o:lock v:ext="edit" aspectratio="t"/>
              <w10:wrap type="none"/>
              <w10:anchorlock/>
            </v:shape>
            <o:OLEObject Type="Embed" ProgID="Equation.DSMT4" ShapeID="_x0000_i1083" DrawAspect="Content" ObjectID="_1468075761" r:id="rId101">
              <o:LockedField>false</o:LockedField>
            </o:OLEObject>
          </w:object>
        </w:r>
      </w:ins>
      <w:ins w:id="211" w:author="华血" w:date="2026-06-28T14:13:18Z"/>
      <w:del w:id="212" w:author="华血" w:date="2026-06-28T14:13:29Z">
        <w:r>
          <w:rPr>
            <w:rFonts w:hint="eastAsia" w:ascii="方正书宋简体" w:hAnsi="方正书宋简体" w:cs="方正书宋简体"/>
            <w:sz w:val="20"/>
            <w:szCs w:val="20"/>
          </w:rPr>
          <w:delText>past_key_values</w:delText>
        </w:r>
      </w:del>
      <w:r>
        <w:rPr>
          <w:rFonts w:hint="eastAsia" w:ascii="方正书宋简体" w:hAnsi="方正书宋简体" w:cs="方正书宋简体"/>
          <w:sz w:val="20"/>
          <w:szCs w:val="20"/>
        </w:rPr>
        <w:t>、</w:t>
      </w:r>
      <w:ins w:id="213" w:author="华血" w:date="2026-06-28T14:13:38Z"/>
      <w:ins w:id="214" w:author="华血" w:date="2026-06-28T14:13:38Z"/>
      <w:ins w:id="215" w:author="华血" w:date="2026-06-28T14:13:38Z"/>
      <w:ins w:id="216" w:author="华血" w:date="2026-06-28T14:13:38Z">
        <w:r>
          <w:rPr>
            <w:rFonts w:hint="eastAsia" w:ascii="方正书宋简体" w:hAnsi="方正书宋简体" w:cs="方正书宋简体"/>
            <w:position w:val="-10"/>
            <w:sz w:val="20"/>
            <w:szCs w:val="20"/>
          </w:rPr>
          <w:object>
            <v:shape id="_x0000_i1084" o:spt="75" type="#_x0000_t75" style="height:16pt;width:82pt;" o:ole="t" filled="f" o:preferrelative="t" stroked="f" coordsize="21600,21600">
              <v:fill on="f" focussize="0,0"/>
              <v:stroke on="f"/>
              <v:imagedata r:id="rId104" o:title=""/>
              <o:lock v:ext="edit" aspectratio="t"/>
              <w10:wrap type="none"/>
              <w10:anchorlock/>
            </v:shape>
            <o:OLEObject Type="Embed" ProgID="Equation.DSMT4" ShapeID="_x0000_i1084" DrawAspect="Content" ObjectID="_1468075762" r:id="rId103">
              <o:LockedField>false</o:LockedField>
            </o:OLEObject>
          </w:object>
        </w:r>
      </w:ins>
      <w:ins w:id="218" w:author="华血" w:date="2026-06-28T14:13:38Z"/>
      <w:del w:id="219" w:author="华血" w:date="2026-06-28T14:13:44Z">
        <w:r>
          <w:rPr>
            <w:rFonts w:hint="eastAsia" w:ascii="方正书宋简体" w:hAnsi="方正书宋简体" w:cs="方正书宋简体"/>
            <w:sz w:val="20"/>
            <w:szCs w:val="20"/>
          </w:rPr>
          <w:delText>attention_ma</w:delText>
        </w:r>
      </w:del>
      <w:del w:id="220" w:author="华血" w:date="2026-06-28T14:13:45Z">
        <w:r>
          <w:rPr>
            <w:rFonts w:hint="eastAsia" w:ascii="方正书宋简体" w:hAnsi="方正书宋简体" w:cs="方正书宋简体"/>
            <w:sz w:val="20"/>
            <w:szCs w:val="20"/>
          </w:rPr>
          <w:delText>sk</w:delText>
        </w:r>
      </w:del>
      <w:r>
        <w:rPr>
          <w:rFonts w:hint="eastAsia" w:ascii="方正书宋简体" w:hAnsi="方正书宋简体" w:cs="方正书宋简体"/>
          <w:sz w:val="20"/>
          <w:szCs w:val="20"/>
        </w:rPr>
        <w:t>以及预填充阶段产生的最后一步</w:t>
      </w:r>
      <w:del w:id="221" w:author="华血" w:date="2026-06-28T14:14:06Z">
        <w:r>
          <w:rPr>
            <w:rFonts w:hint="eastAsia" w:ascii="方正书宋简体" w:hAnsi="方正书宋简体" w:cs="方正书宋简体"/>
            <w:sz w:val="20"/>
            <w:szCs w:val="20"/>
          </w:rPr>
          <w:delText>logits</w:delText>
        </w:r>
      </w:del>
      <w:ins w:id="222" w:author="华血" w:date="2026-06-28T14:14:00Z"/>
      <w:ins w:id="223" w:author="华血" w:date="2026-06-28T14:14:00Z"/>
      <w:ins w:id="224" w:author="华血" w:date="2026-06-28T14:14:00Z"/>
      <w:ins w:id="225" w:author="华血" w:date="2026-06-28T14:14:00Z">
        <w:r>
          <w:rPr>
            <w:rFonts w:hint="eastAsia" w:ascii="方正书宋简体" w:hAnsi="方正书宋简体" w:cs="方正书宋简体"/>
            <w:position w:val="-10"/>
            <w:sz w:val="20"/>
            <w:szCs w:val="20"/>
          </w:rPr>
          <w:object>
            <v:shape id="_x0000_i1085" o:spt="75" type="#_x0000_t75" style="height:16pt;width:31pt;" o:ole="t" filled="f" o:preferrelative="t" stroked="f" coordsize="21600,21600">
              <v:fill on="f" focussize="0,0"/>
              <v:stroke on="f"/>
              <v:imagedata r:id="rId106" o:title=""/>
              <o:lock v:ext="edit" aspectratio="t"/>
              <w10:wrap type="none"/>
              <w10:anchorlock/>
            </v:shape>
            <o:OLEObject Type="Embed" ProgID="Equation.DSMT4" ShapeID="_x0000_i1085" DrawAspect="Content" ObjectID="_1468075763" r:id="rId105">
              <o:LockedField>false</o:LockedField>
            </o:OLEObject>
          </w:object>
        </w:r>
      </w:ins>
      <w:ins w:id="227" w:author="华血" w:date="2026-06-28T14:14:00Z"/>
      <w:r>
        <w:rPr>
          <w:rFonts w:hint="eastAsia" w:ascii="方正书宋简体" w:hAnsi="方正书宋简体" w:cs="方正书宋简体"/>
          <w:sz w:val="20"/>
          <w:szCs w:val="20"/>
        </w:rPr>
        <w:t>，使得终止标记到达后可以直接进入生成阶段。上述状态对象共同保证了跨片段上下文的一致性，并为后续 3.2 与 3.3 的算法描述提供了相应的依据。</w:t>
      </w:r>
    </w:p>
    <w:p w14:paraId="4F4F65EB">
      <w:pPr>
        <w:ind w:firstLine="0"/>
        <w:rPr>
          <w:rFonts w:ascii="方正书宋简体" w:hAnsi="方正书宋简体" w:cs="方正书宋简体"/>
          <w:sz w:val="20"/>
          <w:szCs w:val="20"/>
        </w:rPr>
      </w:pPr>
      <w:r>
        <w:rPr>
          <w:rFonts w:hint="eastAsia" w:ascii="黑体" w:hAnsi="黑体" w:eastAsia="黑体" w:cs="黑体"/>
          <w:b/>
          <w:bCs/>
          <w:sz w:val="24"/>
        </w:rPr>
        <w:t>3.2 流式ASR上下文管理</w:t>
      </w:r>
    </w:p>
    <w:p w14:paraId="3405CEA6">
      <w:pPr>
        <w:ind w:firstLine="0"/>
        <w:rPr>
          <w:rFonts w:ascii="黑体" w:hAnsi="宋体" w:eastAsia="黑体"/>
          <w:b/>
          <w:sz w:val="21"/>
          <w:szCs w:val="21"/>
        </w:rPr>
      </w:pPr>
      <w:r>
        <w:rPr>
          <w:rFonts w:hint="eastAsia" w:ascii="黑体" w:eastAsia="黑体"/>
          <w:b/>
          <w:sz w:val="21"/>
          <w:szCs w:val="21"/>
        </w:rPr>
        <w:t xml:space="preserve">3.2.1 </w:t>
      </w:r>
      <w:r>
        <w:rPr>
          <w:rFonts w:hint="eastAsia" w:ascii="黑体" w:hAnsi="宋体" w:eastAsia="黑体"/>
          <w:b/>
          <w:sz w:val="21"/>
          <w:szCs w:val="21"/>
        </w:rPr>
        <w:t>策略</w:t>
      </w:r>
    </w:p>
    <w:p w14:paraId="5DD58DD2">
      <w:pPr>
        <w:ind w:firstLine="410"/>
        <w:rPr>
          <w:rFonts w:ascii="方正书宋简体" w:hAnsi="方正书宋简体" w:cs="方正书宋简体"/>
          <w:sz w:val="20"/>
          <w:szCs w:val="20"/>
        </w:rPr>
      </w:pPr>
      <w:r>
        <w:rPr>
          <w:rFonts w:hint="eastAsia" w:ascii="方正书宋简体" w:hAnsi="方正书宋简体" w:cs="方正书宋简体"/>
          <w:sz w:val="20"/>
          <w:szCs w:val="20"/>
        </w:rPr>
        <w:t>流式 ASR 的核心挑战在于寻找“识别准确率”与“识别延迟”之间的最优平衡：过短的音频切片会导致模型缺乏必要的声学上下文，从而因归纳偏置不足会导致字词错误率 (WER/CER)急剧增加；而等待过长的切片则会引入显著的缓冲与处理延迟，削弱流式处理的优势。为此，本节提出一种基于动态滑动窗口的自适应上下文管理策略。</w:t>
      </w:r>
    </w:p>
    <w:p w14:paraId="64AE911F">
      <w:pPr>
        <w:ind w:firstLine="0"/>
        <w:rPr>
          <w:rFonts w:ascii="黑体" w:hAnsi="宋体" w:eastAsia="黑体"/>
          <w:b/>
          <w:sz w:val="21"/>
          <w:szCs w:val="21"/>
        </w:rPr>
      </w:pPr>
      <w:r>
        <w:rPr>
          <w:rFonts w:hint="eastAsia" w:ascii="黑体" w:eastAsia="黑体"/>
          <w:b/>
          <w:sz w:val="21"/>
          <w:szCs w:val="21"/>
        </w:rPr>
        <w:t xml:space="preserve">3.2.2 </w:t>
      </w:r>
      <w:r>
        <w:rPr>
          <w:rFonts w:hint="eastAsia" w:ascii="黑体" w:hAnsi="宋体" w:eastAsia="黑体"/>
          <w:b/>
          <w:sz w:val="21"/>
          <w:szCs w:val="21"/>
        </w:rPr>
        <w:t>动态 VAD 分段策略</w:t>
      </w:r>
    </w:p>
    <w:p w14:paraId="18023851">
      <w:pPr>
        <w:ind w:firstLine="410"/>
        <w:rPr>
          <w:rFonts w:ascii="方正书宋简体" w:hAnsi="方正书宋简体" w:cs="方正书宋简体"/>
          <w:sz w:val="20"/>
          <w:szCs w:val="20"/>
        </w:rPr>
      </w:pPr>
      <w:commentRangeStart w:id="9"/>
      <w:r>
        <w:rPr>
          <w:rFonts w:hint="eastAsia" w:ascii="方正书宋简体" w:hAnsi="方正书宋简体" w:cs="方正书宋简体"/>
          <w:sz w:val="20"/>
          <w:szCs w:val="20"/>
        </w:rPr>
        <w:t xml:space="preserve">系统采用Silero VAD模型对连续PCM音频流进行在线分段。定义输入音频流为时间序列 </w:t>
      </w:r>
      <w:r>
        <w:rPr>
          <w:rFonts w:hint="eastAsia" w:ascii="方正书宋简体" w:hAnsi="方正书宋简体" w:cs="方正书宋简体"/>
          <w:position w:val="-12"/>
          <w:sz w:val="20"/>
          <w:szCs w:val="20"/>
        </w:rPr>
        <w:object>
          <v:shape id="_x0000_i1049" o:spt="75" type="#_x0000_t75" style="height:18.15pt;width:89pt;" o:ole="t" filled="f" o:preferrelative="t" stroked="f" coordsize="21600,21600">
            <v:path/>
            <v:fill on="f" focussize="0,0"/>
            <v:stroke on="f" joinstyle="miter"/>
            <v:imagedata r:id="rId108" o:title=""/>
            <o:lock v:ext="edit" aspectratio="t"/>
            <w10:wrap type="none"/>
            <w10:anchorlock/>
          </v:shape>
          <o:OLEObject Type="Embed" ProgID="Equation.DSMT4" ShapeID="_x0000_i1049" DrawAspect="Content" ObjectID="_1468075764" r:id="rId107">
            <o:LockedField>false</o:LockedField>
          </o:OLEObject>
        </w:object>
      </w:r>
      <w:r>
        <w:rPr>
          <w:rFonts w:hint="eastAsia" w:ascii="方正书宋简体" w:hAnsi="方正书宋简体" w:cs="方正书宋简体"/>
          <w:sz w:val="20"/>
          <w:szCs w:val="20"/>
        </w:rPr>
        <w:t>，分段器维护累计缓冲区</w:t>
      </w:r>
      <w:r>
        <w:rPr>
          <w:rFonts w:hint="eastAsia" w:ascii="方正书宋简体" w:hAnsi="方正书宋简体" w:cs="方正书宋简体"/>
          <w:position w:val="-12"/>
          <w:sz w:val="20"/>
          <w:szCs w:val="20"/>
        </w:rPr>
        <w:object>
          <v:shape id="_x0000_i1050" o:spt="75" type="#_x0000_t75" style="height:18.15pt;width:29.1pt;" o:ole="t" filled="f" o:preferrelative="t" stroked="f" coordsize="21600,21600">
            <v:path/>
            <v:fill on="f" focussize="0,0"/>
            <v:stroke on="f" joinstyle="miter"/>
            <v:imagedata r:id="rId110" o:title=""/>
            <o:lock v:ext="edit" aspectratio="t"/>
            <w10:wrap type="none"/>
            <w10:anchorlock/>
          </v:shape>
          <o:OLEObject Type="Embed" ProgID="Equation.DSMT4" ShapeID="_x0000_i1050" DrawAspect="Content" ObjectID="_1468075765" r:id="rId109">
            <o:LockedField>false</o:LockedField>
          </o:OLEObject>
        </w:object>
      </w:r>
      <w:r>
        <w:rPr>
          <w:rFonts w:hint="eastAsia" w:ascii="方正书宋简体" w:hAnsi="方正书宋简体" w:cs="方正书宋简体"/>
          <w:sz w:val="20"/>
          <w:szCs w:val="20"/>
        </w:rPr>
        <w:t>，并在每次接收新的音频块</w:t>
      </w:r>
      <w:r>
        <w:rPr>
          <w:rFonts w:hint="eastAsia" w:ascii="方正书宋简体" w:hAnsi="方正书宋简体" w:cs="方正书宋简体"/>
          <w:position w:val="-12"/>
          <w:sz w:val="20"/>
          <w:szCs w:val="20"/>
        </w:rPr>
        <w:object>
          <v:shape id="_x0000_i1051" o:spt="75" type="#_x0000_t75" style="height:18.15pt;width:35.15pt;" o:ole="t" filled="f" o:preferrelative="t" stroked="f" coordsize="21600,21600">
            <v:path/>
            <v:fill on="f" focussize="0,0"/>
            <v:stroke on="f" joinstyle="miter"/>
            <v:imagedata r:id="rId112" o:title=""/>
            <o:lock v:ext="edit" aspectratio="t"/>
            <w10:wrap type="none"/>
            <w10:anchorlock/>
          </v:shape>
          <o:OLEObject Type="Embed" ProgID="Equation.DSMT4" ShapeID="_x0000_i1051" DrawAspect="Content" ObjectID="_1468075766" r:id="rId111">
            <o:LockedField>false</o:LockedField>
          </o:OLEObject>
        </w:object>
      </w:r>
      <w:r>
        <w:rPr>
          <w:rFonts w:hint="eastAsia" w:ascii="方正书宋简体" w:hAnsi="方正书宋简体" w:cs="方正书宋简体"/>
          <w:sz w:val="20"/>
          <w:szCs w:val="20"/>
        </w:rPr>
        <w:t xml:space="preserve">后执行 </w:t>
      </w:r>
      <w:r>
        <w:rPr>
          <w:rFonts w:hint="eastAsia" w:ascii="方正书宋简体" w:hAnsi="方正书宋简体" w:cs="方正书宋简体"/>
          <w:position w:val="-12"/>
          <w:sz w:val="20"/>
          <w:szCs w:val="20"/>
        </w:rPr>
        <w:object>
          <v:shape id="_x0000_i1052" o:spt="75" type="#_x0000_t75" style="height:18.15pt;width:118.1pt;" o:ole="t" filled="f" o:preferrelative="t" stroked="f" coordsize="21600,21600">
            <v:path/>
            <v:fill on="f" focussize="0,0"/>
            <v:stroke on="f" joinstyle="miter"/>
            <v:imagedata r:id="rId114" o:title=""/>
            <o:lock v:ext="edit" aspectratio="t"/>
            <w10:wrap type="none"/>
            <w10:anchorlock/>
          </v:shape>
          <o:OLEObject Type="Embed" ProgID="Equation.DSMT4" ShapeID="_x0000_i1052" DrawAspect="Content" ObjectID="_1468075767" r:id="rId113">
            <o:LockedField>false</o:LockedField>
          </o:OLEObject>
        </w:object>
      </w:r>
      <w:r>
        <w:rPr>
          <w:rFonts w:hint="eastAsia" w:ascii="方正书宋简体" w:hAnsi="方正书宋简体" w:cs="方正书宋简体"/>
          <w:sz w:val="20"/>
          <w:szCs w:val="20"/>
        </w:rPr>
        <w:t>，其中</w:t>
      </w:r>
      <w:r>
        <w:rPr>
          <w:rFonts w:hint="eastAsia" w:ascii="方正书宋简体" w:hAnsi="方正书宋简体" w:cs="方正书宋简体"/>
          <w:position w:val="-6"/>
          <w:sz w:val="20"/>
          <w:szCs w:val="20"/>
        </w:rPr>
        <w:object>
          <v:shape id="_x0000_i1053" o:spt="75" type="#_x0000_t75" style="height:13.8pt;width:12.95pt;" o:ole="t" filled="f" o:preferrelative="t" stroked="f" coordsize="21600,21600">
            <v:path/>
            <v:fill on="f" focussize="0,0"/>
            <v:stroke on="f" joinstyle="miter"/>
            <v:imagedata r:id="rId116" o:title=""/>
            <o:lock v:ext="edit" aspectratio="t"/>
            <w10:wrap type="none"/>
            <w10:anchorlock/>
          </v:shape>
          <o:OLEObject Type="Embed" ProgID="Equation.DSMT4" ShapeID="_x0000_i1053" DrawAspect="Content" ObjectID="_1468075768" r:id="rId115">
            <o:LockedField>false</o:LockedField>
          </o:OLEObject>
        </w:object>
      </w:r>
      <w:r>
        <w:rPr>
          <w:rFonts w:hint="eastAsia" w:ascii="方正书宋简体" w:hAnsi="方正书宋简体" w:cs="方正书宋简体"/>
          <w:sz w:val="20"/>
          <w:szCs w:val="20"/>
        </w:rPr>
        <w:t>表示拼接。当累计音频长度超过最小检测窗口后，系统调用 Silero VAD 进行语音活动检测；若检测到足够长的静音，且语音段长度超过最小语音阈值，则认为该语音段已“闭合”，并输出给下游 ASR。</w:t>
      </w:r>
      <w:ins w:id="228" w:author="华血" w:date="2026-06-28T09:43:13Z">
        <w:r>
          <w:rPr>
            <w:rFonts w:hint="eastAsia" w:ascii="方正书宋简体" w:hAnsi="方正书宋简体" w:cs="方正书宋简体"/>
            <w:sz w:val="20"/>
            <w:szCs w:val="20"/>
            <w:rPrChange w:id="229" w:author="华血" w:date="2026-06-28T09:43:13Z">
              <w:rPr>
                <w:rFonts w:hint="eastAsia"/>
              </w:rPr>
            </w:rPrChange>
          </w:rPr>
          <w:t>本文原型系统的实验配置为：音频块长度 500 ms、最小语音长度 2 s、最小静音时长 300 ms。上述参数主要基于实时性与分段稳定性的折中选择。500 ms 块长能够提供较细的在线检测粒度，同时避免过短块长带来的频繁 VAD 调用和线程调度开销；2 s 最小语音长度用于保证每次提交给 Whisper 的语音片段具有足够上下文，减少过短片段导致的识别不稳定；300 ms 静音阈值则用于区分句内短暂停顿与真实语音结束，避免系统过早截断语音段。</w:t>
        </w:r>
      </w:ins>
      <w:ins w:id="230" w:author="华血" w:date="2026-06-28T09:43:13Z">
        <w:r>
          <w:rPr>
            <w:rFonts w:hint="eastAsia" w:ascii="方正书宋简体" w:hAnsi="方正书宋简体" w:cs="方正书宋简体"/>
            <w:sz w:val="20"/>
            <w:szCs w:val="20"/>
            <w:rPrChange w:id="231" w:author="华血" w:date="2026-06-28T09:43:13Z">
              <w:rPr>
                <w:rFonts w:hint="eastAsia"/>
              </w:rPr>
            </w:rPrChange>
          </w:rPr>
          <w:t>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 VAD 参数，以保证不同系统配置之间的公平比较。</w:t>
        </w:r>
      </w:ins>
      <w:del w:id="232" w:author="华血" w:date="2026-06-28T09:43:13Z">
        <w:r>
          <w:rPr>
            <w:rFonts w:hint="eastAsia" w:ascii="方正书宋简体" w:hAnsi="方正书宋简体" w:cs="方正书宋简体"/>
            <w:sz w:val="20"/>
            <w:szCs w:val="20"/>
          </w:rPr>
          <w:delText>本文原型系统的实验配置为音频块长度500 ms、最小语音长度2s、最小静音时长300 ms，以在实时性与稳定性之间取得折中。</w:delText>
        </w:r>
        <w:commentRangeEnd w:id="9"/>
      </w:del>
      <w:r>
        <w:rPr>
          <w:rStyle w:val="37"/>
          <w:rFonts w:ascii="方正书宋简体" w:hAnsi="方正书宋简体" w:cs="方正书宋简体"/>
          <w:sz w:val="20"/>
          <w:szCs w:val="20"/>
        </w:rPr>
        <w:commentReference w:id="9"/>
      </w:r>
    </w:p>
    <w:p w14:paraId="28373E0A">
      <w:pPr>
        <w:ind w:firstLine="0"/>
        <w:rPr>
          <w:rFonts w:ascii="方正书宋简体" w:hAnsi="方正书宋简体" w:cs="方正书宋简体"/>
          <w:sz w:val="20"/>
          <w:szCs w:val="20"/>
        </w:rPr>
      </w:pPr>
      <w:r>
        <w:rPr>
          <w:rFonts w:hint="eastAsia" w:ascii="黑体" w:eastAsia="黑体"/>
          <w:b/>
          <w:sz w:val="21"/>
          <w:szCs w:val="21"/>
        </w:rPr>
        <w:t xml:space="preserve">3.2.3 </w:t>
      </w:r>
      <w:r>
        <w:rPr>
          <w:rFonts w:hint="eastAsia" w:ascii="黑体" w:hAnsi="宋体" w:eastAsia="黑体"/>
          <w:b/>
          <w:sz w:val="21"/>
          <w:szCs w:val="21"/>
        </w:rPr>
        <w:t>基于滑动窗口的上下文感知</w:t>
      </w:r>
    </w:p>
    <w:p w14:paraId="6A53CB77">
      <w:pPr>
        <w:ind w:firstLine="410"/>
        <w:rPr>
          <w:rFonts w:ascii="方正书宋简体" w:hAnsi="方正书宋简体" w:cs="方正书宋简体"/>
          <w:sz w:val="20"/>
          <w:szCs w:val="20"/>
        </w:rPr>
      </w:pPr>
      <w:r>
        <w:rPr>
          <w:rFonts w:hint="eastAsia" w:ascii="方正书宋简体" w:hAnsi="方正书宋简体" w:cs="方正书宋简体"/>
          <w:sz w:val="20"/>
          <w:szCs w:val="20"/>
        </w:rPr>
        <w:t>为了解决流式识别中的边界效应，ASR 引擎引入了包含“前缀上下文”(Prefix Context) 的滑动窗口机制。图4详细展示了时间步t</w:t>
      </w:r>
      <w:r>
        <w:rPr>
          <w:rFonts w:ascii="方正书宋简体" w:hAnsi="方正书宋简体" w:cs="方正书宋简体"/>
          <w:sz w:val="20"/>
          <w:szCs w:val="20"/>
        </w:rPr>
        <w:t>时ASR模型的输入构成。窗口被划分为三个逻辑区域：前缀上下文 (Prefix Context) 为历史已确定的冻结区域，提供必要的声学</w:t>
      </w:r>
      <w:r>
        <w:rPr>
          <w:rFonts w:hint="eastAsia" w:ascii="方正书宋简体" w:hAnsi="方正书宋简体" w:cs="方正书宋简体"/>
          <w:sz w:val="20"/>
          <w:szCs w:val="20"/>
        </w:rPr>
        <w:t>历史</w:t>
      </w:r>
      <w:r>
        <w:rPr>
          <w:rFonts w:ascii="方正书宋简体" w:hAnsi="方正书宋简体" w:cs="方正书宋简体"/>
          <w:sz w:val="20"/>
          <w:szCs w:val="20"/>
        </w:rPr>
        <w:t>信息；当前片段(Current Segments)为待识别的</w:t>
      </w:r>
      <w:r>
        <w:rPr>
          <w:rFonts w:hint="eastAsia" w:ascii="方正书宋简体" w:hAnsi="方正书宋简体" w:cs="方正书宋简体"/>
          <w:sz w:val="20"/>
          <w:szCs w:val="20"/>
        </w:rPr>
        <w:t>目标</w:t>
      </w:r>
      <w:r>
        <w:rPr>
          <w:rFonts w:ascii="方正书宋简体" w:hAnsi="方正书宋简体" w:cs="方正书宋简体"/>
          <w:sz w:val="20"/>
          <w:szCs w:val="20"/>
        </w:rPr>
        <w:t>推理区域；后缀缓冲(Suffix Buffer)则包含未来音频信息以防止截断效应。系统通过这种重叠切分策略，确保了流式识别结果的连贯性</w:t>
      </w:r>
      <w:r>
        <w:rPr>
          <w:rFonts w:hint="eastAsia" w:ascii="方正书宋简体" w:hAnsi="方正书宋简体" w:cs="方正书宋简体"/>
          <w:sz w:val="20"/>
          <w:szCs w:val="20"/>
        </w:rPr>
        <w:t>。</w:t>
      </w:r>
    </w:p>
    <w:p w14:paraId="2BB17929">
      <w:pPr>
        <w:ind w:firstLine="0"/>
        <w:rPr>
          <w:del w:id="233" w:author="华血" w:date="2026-06-29T11:47:19Z"/>
          <w:rFonts w:ascii="方正书宋简体" w:hAnsi="方正书宋简体" w:cs="方正书宋简体"/>
          <w:sz w:val="20"/>
          <w:szCs w:val="20"/>
        </w:rPr>
      </w:pPr>
      <w:ins w:id="234" w:author="华血" w:date="2026-06-29T11:47:15Z">
        <w:r>
          <w:rPr>
            <w:rFonts w:hint="eastAsia" w:ascii="方正书宋简体" w:hAnsi="方正书宋简体" w:cs="方正书宋简体"/>
            <w:sz w:val="20"/>
            <w:szCs w:val="20"/>
          </w:rPr>
          <w:drawing>
            <wp:inline distT="0" distB="0" distL="114300" distR="114300">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17">
                        <a:extLst>
                          <a:ext uri="{96DAC541-7B7A-43D3-8B79-37D633B846F1}">
                            <asvg:svgBlip xmlns:asvg="http://schemas.microsoft.com/office/drawing/2016/SVG/main" r:embed="rId118"/>
                          </a:ext>
                        </a:extLst>
                      </a:blip>
                      <a:stretch>
                        <a:fillRect/>
                      </a:stretch>
                    </pic:blipFill>
                    <pic:spPr>
                      <a:xfrm>
                        <a:off x="0" y="0"/>
                        <a:ext cx="2985770" cy="1018540"/>
                      </a:xfrm>
                      <a:prstGeom prst="rect">
                        <a:avLst/>
                      </a:prstGeom>
                    </pic:spPr>
                  </pic:pic>
                </a:graphicData>
              </a:graphic>
            </wp:inline>
          </w:drawing>
        </w:r>
      </w:ins>
      <w:del w:id="236" w:author="华血" w:date="2026-06-29T11:47:03Z">
        <w:r>
          <w:rPr>
            <w:rFonts w:hint="eastAsia" w:ascii="方正书宋简体" w:hAnsi="方正书宋简体" w:cs="方正书宋简体"/>
            <w:sz w:val="20"/>
            <w:szCs w:val="20"/>
          </w:rPr>
          <w:drawing>
            <wp:inline distT="0" distB="0" distL="114300" distR="114300">
              <wp:extent cx="2982595" cy="1036955"/>
              <wp:effectExtent l="0" t="0" r="4445" b="14605"/>
              <wp:docPr id="18" name="图片 18"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pic4.drawio"/>
                      <pic:cNvPicPr>
                        <a:picLocks noChangeAspect="1"/>
                      </pic:cNvPicPr>
                    </pic:nvPicPr>
                    <pic:blipFill>
                      <a:blip r:embed="rId119">
                        <a:extLst>
                          <a:ext uri="{96DAC541-7B7A-43D3-8B79-37D633B846F1}">
                            <asvg:svgBlip xmlns:asvg="http://schemas.microsoft.com/office/drawing/2016/SVG/main" r:embed="rId120"/>
                          </a:ext>
                        </a:extLst>
                      </a:blip>
                      <a:stretch>
                        <a:fillRect/>
                      </a:stretch>
                    </pic:blipFill>
                    <pic:spPr>
                      <a:xfrm>
                        <a:off x="0" y="0"/>
                        <a:ext cx="2982595" cy="1036955"/>
                      </a:xfrm>
                      <a:prstGeom prst="rect">
                        <a:avLst/>
                      </a:prstGeom>
                    </pic:spPr>
                  </pic:pic>
                </a:graphicData>
              </a:graphic>
            </wp:inline>
          </w:drawing>
        </w:r>
      </w:del>
    </w:p>
    <w:p w14:paraId="5281E712">
      <w:pPr>
        <w:ind w:firstLine="0"/>
        <w:rPr>
          <w:rFonts w:ascii="方正书宋简体" w:hAnsi="方正书宋简体" w:cs="方正书宋简体"/>
          <w:sz w:val="20"/>
          <w:szCs w:val="20"/>
        </w:rPr>
      </w:pPr>
    </w:p>
    <w:p w14:paraId="5C8A7AD3">
      <w:pPr>
        <w:adjustRightInd w:val="0"/>
        <w:spacing w:line="240" w:lineRule="auto"/>
        <w:ind w:firstLine="0"/>
        <w:jc w:val="center"/>
        <w:rPr>
          <w:rFonts w:ascii="方正书宋简体" w:hAnsi="方正书宋简体" w:cs="方正书宋简体"/>
          <w:sz w:val="20"/>
          <w:szCs w:val="20"/>
        </w:rPr>
      </w:pPr>
      <w:r>
        <w:rPr>
          <w:rFonts w:hint="eastAsia"/>
          <w:b/>
          <w:sz w:val="18"/>
          <w:szCs w:val="18"/>
        </w:rPr>
        <w:t>图 4 上下文感知 ASR 滑动窗口机制示意图</w:t>
      </w:r>
    </w:p>
    <w:p w14:paraId="4796CFF6">
      <w:pPr>
        <w:adjustRightInd w:val="0"/>
        <w:spacing w:line="240" w:lineRule="auto"/>
        <w:ind w:firstLine="0"/>
        <w:jc w:val="center"/>
        <w:rPr>
          <w:rFonts w:ascii="方正书宋简体" w:hAnsi="方正书宋简体" w:cs="方正书宋简体"/>
          <w:sz w:val="20"/>
          <w:szCs w:val="20"/>
        </w:rPr>
      </w:pPr>
      <w:r>
        <w:rPr>
          <w:rFonts w:hint="eastAsia"/>
          <w:sz w:val="18"/>
          <w:szCs w:val="18"/>
        </w:rPr>
        <w:t>Fig. 4 Schematic of the context-aware ASR sliding-window mechanism</w:t>
      </w:r>
    </w:p>
    <w:p w14:paraId="7FB4EC00">
      <w:pPr>
        <w:ind w:firstLine="408"/>
        <w:rPr>
          <w:rFonts w:ascii="方正书宋简体" w:hAnsi="方正书宋简体" w:cs="方正书宋简体"/>
          <w:sz w:val="20"/>
          <w:szCs w:val="20"/>
        </w:rPr>
      </w:pPr>
      <w:r>
        <w:rPr>
          <w:rFonts w:ascii="方正书宋简体" w:hAnsi="方正书宋简体" w:cs="方正书宋简体"/>
          <w:sz w:val="20"/>
          <w:szCs w:val="20"/>
        </w:rPr>
        <w:t>首先，执行窗口更新。设</w:t>
      </w:r>
      <w:r>
        <w:rPr>
          <w:rFonts w:ascii="方正书宋简体" w:hAnsi="方正书宋简体" w:cs="方正书宋简体"/>
          <w:position w:val="-12"/>
          <w:sz w:val="20"/>
          <w:szCs w:val="20"/>
        </w:rPr>
        <w:object>
          <v:shape id="_x0000_i1054" o:spt="75" type="#_x0000_t75" style="height:18.15pt;width:13.8pt;" o:ole="t" filled="f" o:preferrelative="t" stroked="f" coordsize="21600,21600">
            <v:path/>
            <v:fill on="f" focussize="0,0"/>
            <v:stroke on="f" joinstyle="miter"/>
            <v:imagedata r:id="rId122" o:title=""/>
            <o:lock v:ext="edit" aspectratio="t"/>
            <w10:wrap type="none"/>
            <w10:anchorlock/>
          </v:shape>
          <o:OLEObject Type="Embed" ProgID="Equation.DSMT4" ShapeID="_x0000_i1054" DrawAspect="Content" ObjectID="_1468075769" r:id="rId121">
            <o:LockedField>false</o:LockedField>
          </o:OLEObject>
        </w:object>
      </w:r>
      <w:r>
        <w:rPr>
          <w:rFonts w:ascii="方正书宋简体" w:hAnsi="方正书宋简体" w:cs="方正书宋简体"/>
          <w:sz w:val="20"/>
          <w:szCs w:val="20"/>
        </w:rPr>
        <w:t>为时刻</w:t>
      </w:r>
      <w:r>
        <w:rPr>
          <w:rFonts w:hint="eastAsia" w:ascii="方正书宋简体" w:hAnsi="方正书宋简体" w:cs="方正书宋简体"/>
          <w:sz w:val="20"/>
          <w:szCs w:val="20"/>
        </w:rPr>
        <w:t>t</w:t>
      </w:r>
      <w:r>
        <w:rPr>
          <w:rFonts w:ascii="方正书宋简体" w:hAnsi="方正书宋简体" w:cs="方正书宋简体"/>
          <w:sz w:val="20"/>
          <w:szCs w:val="20"/>
        </w:rPr>
        <w:t>的音频段队列。当新的音频段到达时，系统先将其加入等待队列，并在转录线程中批量并入主队列得到</w:t>
      </w:r>
      <w:r>
        <w:rPr>
          <w:rFonts w:ascii="方正书宋简体" w:hAnsi="方正书宋简体" w:cs="方正书宋简体"/>
          <w:position w:val="-12"/>
          <w:sz w:val="20"/>
          <w:szCs w:val="20"/>
        </w:rPr>
        <w:object>
          <v:shape id="_x0000_i1055" o:spt="75" type="#_x0000_t75" style="height:18.15pt;width:13.8pt;" o:ole="t" filled="f" o:preferrelative="t" stroked="f" coordsize="21600,21600">
            <v:path/>
            <v:fill on="f" focussize="0,0"/>
            <v:stroke on="f" joinstyle="miter"/>
            <v:imagedata r:id="rId124" o:title=""/>
            <o:lock v:ext="edit" aspectratio="t"/>
            <w10:wrap type="none"/>
            <w10:anchorlock/>
          </v:shape>
          <o:OLEObject Type="Embed" ProgID="Equation.DSMT4" ShapeID="_x0000_i1055" DrawAspect="Content" ObjectID="_1468075770" r:id="rId123">
            <o:LockedField>false</o:LockedField>
          </o:OLEObject>
        </w:object>
      </w:r>
      <w:r>
        <w:rPr>
          <w:rFonts w:ascii="方正书宋简体" w:hAnsi="方正书宋简体" w:cs="方正书宋简体"/>
          <w:sz w:val="20"/>
          <w:szCs w:val="20"/>
        </w:rPr>
        <w:t>；当队列累计时长满足触发阈值</w:t>
      </w:r>
      <w:r>
        <w:rPr>
          <w:rFonts w:ascii="方正书宋简体" w:hAnsi="方正书宋简体" w:cs="方正书宋简体"/>
          <w:position w:val="-12"/>
          <w:sz w:val="20"/>
          <w:szCs w:val="20"/>
        </w:rPr>
        <w:object>
          <v:shape id="_x0000_i1056" o:spt="75" type="#_x0000_t75" style="height:18.15pt;width:19pt;" o:ole="t" filled="f" o:preferrelative="t" stroked="f" coordsize="21600,21600">
            <v:path/>
            <v:fill on="f" focussize="0,0"/>
            <v:stroke on="f" joinstyle="miter"/>
            <v:imagedata r:id="rId126" o:title=""/>
            <o:lock v:ext="edit" aspectratio="t"/>
            <w10:wrap type="none"/>
            <w10:anchorlock/>
          </v:shape>
          <o:OLEObject Type="Embed" ProgID="Equation.DSMT4" ShapeID="_x0000_i1056" DrawAspect="Content" ObjectID="_1468075771" r:id="rId125">
            <o:LockedField>false</o:LockedField>
          </o:OLEObject>
        </w:object>
      </w:r>
      <w:r>
        <w:rPr>
          <w:rFonts w:ascii="方正书宋简体" w:hAnsi="方正书宋简体" w:cs="方正书宋简体"/>
          <w:sz w:val="20"/>
          <w:szCs w:val="20"/>
        </w:rPr>
        <w:t xml:space="preserve">，且队列长度满足 </w:t>
      </w:r>
      <w:r>
        <w:rPr>
          <w:rFonts w:ascii="方正书宋简体" w:hAnsi="方正书宋简体" w:cs="方正书宋简体"/>
          <w:position w:val="-14"/>
          <w:sz w:val="20"/>
          <w:szCs w:val="20"/>
        </w:rPr>
        <w:object>
          <v:shape id="_x0000_i1057" o:spt="75" type="#_x0000_t75" style="height:19pt;width:121.8pt;" o:ole="t" filled="f" o:preferrelative="t" stroked="f" coordsize="21600,21600">
            <v:path/>
            <v:fill on="f" focussize="0,0"/>
            <v:stroke on="f" joinstyle="miter"/>
            <v:imagedata r:id="rId128" o:title=""/>
            <o:lock v:ext="edit" aspectratio="t"/>
            <w10:wrap type="none"/>
            <w10:anchorlock/>
          </v:shape>
          <o:OLEObject Type="Embed" ProgID="Equation.DSMT4" ShapeID="_x0000_i1057" DrawAspect="Content" ObjectID="_1468075772" r:id="rId127">
            <o:LockedField>false</o:LockedField>
          </o:OLEObject>
        </w:object>
      </w:r>
      <w:r>
        <w:rPr>
          <w:rFonts w:hint="eastAsia" w:ascii="方正书宋简体" w:hAnsi="方正书宋简体" w:cs="方正书宋简体"/>
          <w:sz w:val="20"/>
          <w:szCs w:val="20"/>
        </w:rPr>
        <w:t>(或者收到了最后一个语音段</w:t>
      </w:r>
      <w:r>
        <w:rPr>
          <w:rFonts w:ascii="方正书宋简体" w:hAnsi="方正书宋简体" w:cs="方正书宋简体"/>
          <w:sz w:val="20"/>
          <w:szCs w:val="20"/>
        </w:rPr>
        <w:t>时，ASR模型</w:t>
      </w:r>
      <w:r>
        <w:rPr>
          <w:rFonts w:hint="eastAsia" w:ascii="方正书宋简体" w:hAnsi="方正书宋简体" w:cs="方正书宋简体"/>
          <w:sz w:val="20"/>
          <w:szCs w:val="20"/>
        </w:rPr>
        <w:t>M</w:t>
      </w:r>
      <w:r>
        <w:rPr>
          <w:rFonts w:ascii="方正书宋简体" w:hAnsi="方正书宋简体" w:cs="方正书宋简体"/>
          <w:sz w:val="20"/>
          <w:szCs w:val="20"/>
        </w:rPr>
        <w:t>对</w:t>
      </w:r>
      <w:r>
        <w:rPr>
          <w:rFonts w:hint="eastAsia" w:ascii="方正书宋简体" w:hAnsi="方正书宋简体" w:cs="方正书宋简体"/>
          <w:sz w:val="20"/>
          <w:szCs w:val="20"/>
        </w:rPr>
        <w:t>临时队列中的所有音频段进行</w:t>
      </w:r>
      <w:r>
        <w:rPr>
          <w:rFonts w:ascii="方正书宋简体" w:hAnsi="方正书宋简体" w:cs="方正书宋简体"/>
          <w:sz w:val="20"/>
          <w:szCs w:val="20"/>
        </w:rPr>
        <w:t>拼接后执行一次</w:t>
      </w:r>
      <w:r>
        <w:rPr>
          <w:rFonts w:hint="eastAsia" w:ascii="方正书宋简体" w:hAnsi="方正书宋简体" w:cs="方正书宋简体"/>
          <w:sz w:val="20"/>
          <w:szCs w:val="20"/>
        </w:rPr>
        <w:t>文本转录</w:t>
      </w:r>
      <w:r>
        <w:rPr>
          <w:rFonts w:ascii="方正书宋简体" w:hAnsi="方正书宋简体" w:cs="方正书宋简体"/>
          <w:sz w:val="20"/>
          <w:szCs w:val="20"/>
        </w:rPr>
        <w:t>，生成原始转录结果。在工程实现中，</w:t>
      </w:r>
      <w:r>
        <w:rPr>
          <w:rFonts w:hint="eastAsia" w:ascii="方正书宋简体" w:hAnsi="方正书宋简体" w:cs="方正书宋简体"/>
          <w:sz w:val="20"/>
          <w:szCs w:val="20"/>
        </w:rPr>
        <w:t>往往还会增加一个最短识别阈值进行</w:t>
      </w:r>
      <w:r>
        <w:rPr>
          <w:rFonts w:ascii="方正书宋简体" w:hAnsi="方正书宋简体" w:cs="方正书宋简体"/>
          <w:sz w:val="20"/>
          <w:szCs w:val="20"/>
        </w:rPr>
        <w:t>控制，用于避免过短窗口造成的频繁调用与不稳定输出。</w:t>
      </w:r>
    </w:p>
    <w:p w14:paraId="5ACEC1D2">
      <w:pPr>
        <w:ind w:firstLine="408"/>
        <w:rPr>
          <w:rFonts w:ascii="方正书宋简体" w:hAnsi="方正书宋简体" w:cs="方正书宋简体"/>
          <w:sz w:val="20"/>
          <w:szCs w:val="20"/>
        </w:rPr>
      </w:pPr>
      <w:r>
        <w:rPr>
          <w:rFonts w:ascii="方正书宋简体" w:hAnsi="方正书宋简体" w:cs="方正书宋简体"/>
          <w:sz w:val="20"/>
          <w:szCs w:val="20"/>
        </w:rPr>
        <w:t>其次，进行确定性文本提取。鉴于Whisper等</w:t>
      </w:r>
      <w:r>
        <w:rPr>
          <w:rFonts w:hint="eastAsia" w:ascii="方正书宋简体" w:hAnsi="方正书宋简体" w:cs="方正书宋简体"/>
          <w:sz w:val="20"/>
          <w:szCs w:val="20"/>
        </w:rPr>
        <w:t>ASR</w:t>
      </w:r>
      <w:r>
        <w:rPr>
          <w:rFonts w:ascii="方正书宋简体" w:hAnsi="方正书宋简体" w:cs="方正书宋简体"/>
          <w:sz w:val="20"/>
          <w:szCs w:val="20"/>
        </w:rPr>
        <w:t>模型在处理流式输入的末尾时往往存在“闪烁” (Flickering)现象</w:t>
      </w:r>
      <w:r>
        <w:rPr>
          <w:rFonts w:hint="eastAsia" w:ascii="方正书宋简体" w:hAnsi="方正书宋简体" w:cs="方正书宋简体"/>
          <w:sz w:val="20"/>
          <w:szCs w:val="20"/>
        </w:rPr>
        <w:t>：</w:t>
      </w:r>
      <w:r>
        <w:rPr>
          <w:rFonts w:ascii="方正书宋简体" w:hAnsi="方正书宋简体" w:cs="方正书宋简体"/>
          <w:sz w:val="20"/>
          <w:szCs w:val="20"/>
        </w:rPr>
        <w:t>即随着新音频的输入，原本输出的末尾词汇可能发生变化</w:t>
      </w:r>
      <w:r>
        <w:rPr>
          <w:rFonts w:hint="eastAsia" w:ascii="方正书宋简体" w:hAnsi="方正书宋简体" w:cs="方正书宋简体"/>
          <w:sz w:val="20"/>
          <w:szCs w:val="20"/>
        </w:rPr>
        <w:t>，因此</w:t>
      </w:r>
      <w:r>
        <w:rPr>
          <w:rFonts w:ascii="方正书宋简体" w:hAnsi="方正书宋简体" w:cs="方正书宋简体"/>
          <w:sz w:val="20"/>
          <w:szCs w:val="20"/>
        </w:rPr>
        <w:t>系统在输出侧加入“后缀保护”的</w:t>
      </w:r>
      <w:r>
        <w:rPr>
          <w:rFonts w:hint="eastAsia" w:ascii="方正书宋简体" w:hAnsi="方正书宋简体" w:cs="方正书宋简体"/>
          <w:sz w:val="20"/>
          <w:szCs w:val="20"/>
        </w:rPr>
        <w:t>段以增强输出文本的稳定性，</w:t>
      </w:r>
      <w:r>
        <w:rPr>
          <w:rFonts w:ascii="方正书宋简体" w:hAnsi="方正书宋简体" w:cs="方正书宋简体"/>
          <w:sz w:val="20"/>
          <w:szCs w:val="20"/>
        </w:rPr>
        <w:t>系统仅输出</w:t>
      </w:r>
      <w:r>
        <w:rPr>
          <w:rFonts w:hint="eastAsia" w:ascii="方正书宋简体" w:hAnsi="方正书宋简体" w:cs="方正书宋简体"/>
          <w:sz w:val="20"/>
          <w:szCs w:val="20"/>
        </w:rPr>
        <w:t>前缀段与后缀段之间的</w:t>
      </w:r>
      <w:r>
        <w:rPr>
          <w:rFonts w:ascii="方正书宋简体" w:hAnsi="方正书宋简体" w:cs="方正书宋简体"/>
          <w:sz w:val="20"/>
          <w:szCs w:val="20"/>
        </w:rPr>
        <w:t>稳定区域 (Stable Region) 内的文本。为保证输出与音频段一一对应，本文实现利用</w:t>
      </w:r>
      <w:r>
        <w:rPr>
          <w:rFonts w:hint="eastAsia" w:ascii="方正书宋简体" w:hAnsi="方正书宋简体" w:cs="方正书宋简体"/>
          <w:sz w:val="20"/>
          <w:szCs w:val="20"/>
        </w:rPr>
        <w:t>Whisper自带的</w:t>
      </w:r>
      <w:r>
        <w:rPr>
          <w:rFonts w:ascii="方正书宋简体" w:hAnsi="方正书宋简体" w:cs="方正书宋简体"/>
          <w:sz w:val="20"/>
          <w:szCs w:val="20"/>
        </w:rPr>
        <w:t>词级时间戳将</w:t>
      </w:r>
      <w:r>
        <w:rPr>
          <w:rFonts w:hint="eastAsia" w:ascii="方正书宋简体" w:hAnsi="方正书宋简体" w:cs="方正书宋简体"/>
          <w:sz w:val="20"/>
          <w:szCs w:val="20"/>
        </w:rPr>
        <w:t>原始转录结果</w:t>
      </w:r>
      <w:r>
        <w:rPr>
          <w:rFonts w:ascii="方正书宋简体" w:hAnsi="方正书宋简体" w:cs="方正书宋简体"/>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0开始；在流式结束轮时，为避免遗留文本，系统会输出所有剩余段并完成收敛。最后，执行缓冲区状态迁移。在输出</w:t>
      </w:r>
      <w:r>
        <w:rPr>
          <w:rFonts w:hint="eastAsia" w:ascii="方正书宋简体" w:hAnsi="方正书宋简体" w:cs="方正书宋简体"/>
          <w:sz w:val="20"/>
          <w:szCs w:val="20"/>
        </w:rPr>
        <w:t>稳定区域文本</w:t>
      </w:r>
      <w:r>
        <w:rPr>
          <w:rFonts w:ascii="方正书宋简体" w:hAnsi="方正书宋简体" w:cs="方正书宋简体"/>
          <w:sz w:val="20"/>
          <w:szCs w:val="20"/>
        </w:rPr>
        <w:t>后，窗口执行滑动以限制累计长度并维持声学连贯性：系统不会将队列全部清空，而是保留最后一个已输出段之前的</w:t>
      </w:r>
      <w:r>
        <w:rPr>
          <w:rFonts w:ascii="方正书宋简体" w:hAnsi="方正书宋简体" w:cs="方正书宋简体"/>
          <w:position w:val="-14"/>
          <w:sz w:val="20"/>
          <w:szCs w:val="20"/>
        </w:rPr>
        <w:object>
          <v:shape id="_x0000_i1058" o:spt="75" type="#_x0000_t75" style="height:19pt;width:29.95pt;" o:ole="t" filled="f" o:preferrelative="t" stroked="f" coordsize="21600,21600">
            <v:path/>
            <v:fill on="f" focussize="0,0"/>
            <v:stroke on="f" joinstyle="miter"/>
            <v:imagedata r:id="rId130" o:title=""/>
            <o:lock v:ext="edit" aspectratio="t"/>
            <w10:wrap type="none"/>
            <w10:anchorlock/>
          </v:shape>
          <o:OLEObject Type="Embed" ProgID="Equation.DSMT4" ShapeID="_x0000_i1058" DrawAspect="Content" ObjectID="_1468075773" r:id="rId129">
            <o:LockedField>false</o:LockedField>
          </o:OLEObject>
        </w:object>
      </w:r>
      <w:r>
        <w:rPr>
          <w:rFonts w:ascii="方正书宋简体" w:hAnsi="方正书宋简体" w:cs="方正书宋简体"/>
          <w:sz w:val="20"/>
          <w:szCs w:val="20"/>
        </w:rPr>
        <w:t>个段作为下一轮的前缀上下文，同时继续保留尚未输出的后缀保护段。需要指出的是，稳定输出的代价并非“仅增加一个chunk”的固定延迟，而是至少需要等待</w:t>
      </w:r>
      <w:r>
        <w:rPr>
          <w:rFonts w:ascii="方正书宋简体" w:hAnsi="方正书宋简体" w:cs="方正书宋简体"/>
          <w:position w:val="-14"/>
          <w:sz w:val="20"/>
          <w:szCs w:val="20"/>
        </w:rPr>
        <w:object>
          <v:shape id="_x0000_i1059" o:spt="75" type="#_x0000_t75" style="height:19pt;width:27.95pt;" o:ole="t" filled="f" o:preferrelative="t" stroked="f" coordsize="21600,21600">
            <v:path/>
            <v:fill on="f" focussize="0,0"/>
            <v:stroke on="f" joinstyle="miter"/>
            <v:imagedata r:id="rId132" o:title=""/>
            <o:lock v:ext="edit" aspectratio="t"/>
            <w10:wrap type="none"/>
            <w10:anchorlock/>
          </v:shape>
          <o:OLEObject Type="Embed" ProgID="Equation.DSMT4" ShapeID="_x0000_i1059" DrawAspect="Content" ObjectID="_1468075774" r:id="rId131">
            <o:LockedField>false</o:LockedField>
          </o:OLEObject>
        </w:object>
      </w:r>
      <w:r>
        <w:rPr>
          <w:rFonts w:ascii="方正书宋简体" w:hAnsi="方正书宋简体" w:cs="方正书宋简体"/>
          <w:sz w:val="20"/>
          <w:szCs w:val="20"/>
        </w:rPr>
        <w:t xml:space="preserve">个后续段到达、并满足触发阈值 </w:t>
      </w:r>
      <w:r>
        <w:rPr>
          <w:rFonts w:ascii="方正书宋简体" w:hAnsi="方正书宋简体" w:cs="方正书宋简体"/>
          <w:position w:val="-12"/>
          <w:sz w:val="20"/>
          <w:szCs w:val="20"/>
        </w:rPr>
        <w:object>
          <v:shape id="_x0000_i1060" o:spt="75" type="#_x0000_t75" style="height:18.15pt;width:19pt;" o:ole="t" filled="f" o:preferrelative="t" stroked="f" coordsize="21600,21600">
            <v:path/>
            <v:fill on="f" focussize="0,0"/>
            <v:stroke on="f" joinstyle="miter"/>
            <v:imagedata r:id="rId126" o:title=""/>
            <o:lock v:ext="edit" aspectratio="t"/>
            <w10:wrap type="none"/>
            <w10:anchorlock/>
          </v:shape>
          <o:OLEObject Type="Embed" ProgID="Equation.DSMT4" ShapeID="_x0000_i1060" DrawAspect="Content" ObjectID="_1468075775" r:id="rId133">
            <o:LockedField>false</o:LockedField>
          </o:OLEObject>
        </w:object>
      </w:r>
      <w:r>
        <w:rPr>
          <w:rFonts w:hint="eastAsia" w:ascii="方正书宋简体" w:hAnsi="方正书宋简体" w:cs="方正书宋简体"/>
          <w:sz w:val="20"/>
          <w:szCs w:val="20"/>
        </w:rPr>
        <w:t>。</w:t>
      </w:r>
      <w:r>
        <w:rPr>
          <w:rFonts w:ascii="方正书宋简体" w:hAnsi="方正书宋简体" w:cs="方正书宋简体"/>
          <w:sz w:val="20"/>
          <w:szCs w:val="20"/>
        </w:rPr>
        <w:t>但该代价换来了输出文本在边界处的</w:t>
      </w:r>
      <w:r>
        <w:rPr>
          <w:rFonts w:hint="eastAsia" w:ascii="方正书宋简体" w:hAnsi="方正书宋简体" w:cs="方正书宋简体"/>
          <w:sz w:val="20"/>
          <w:szCs w:val="20"/>
        </w:rPr>
        <w:t>稳定性与准确性</w:t>
      </w:r>
      <w:r>
        <w:rPr>
          <w:rFonts w:ascii="方正书宋简体" w:hAnsi="方正书宋简体" w:cs="方正书宋简体"/>
          <w:sz w:val="20"/>
          <w:szCs w:val="20"/>
        </w:rPr>
        <w:t>，使下游LLM能够稳定地进行增量预填充，从系统层面实现端到端延迟的可控下降</w:t>
      </w:r>
      <w:r>
        <w:rPr>
          <w:rFonts w:hint="eastAsia" w:ascii="方正书宋简体" w:hAnsi="方正书宋简体" w:cs="方正书宋简体"/>
          <w:sz w:val="20"/>
          <w:szCs w:val="20"/>
        </w:rPr>
        <w:t>的同时保证输入的准确性</w:t>
      </w:r>
      <w:r>
        <w:rPr>
          <w:rFonts w:ascii="方正书宋简体" w:hAnsi="方正书宋简体" w:cs="方正书宋简体"/>
          <w:sz w:val="20"/>
          <w:szCs w:val="20"/>
        </w:rPr>
        <w:t>。</w:t>
      </w:r>
    </w:p>
    <w:p w14:paraId="48EE7F03">
      <w:pPr>
        <w:ind w:firstLine="0"/>
        <w:rPr>
          <w:rFonts w:ascii="方正书宋简体" w:hAnsi="方正书宋简体" w:cs="方正书宋简体"/>
          <w:sz w:val="20"/>
          <w:szCs w:val="20"/>
        </w:rPr>
      </w:pPr>
      <w:r>
        <w:rPr>
          <w:rFonts w:hint="eastAsia" w:ascii="黑体" w:hAnsi="黑体" w:eastAsia="黑体" w:cs="黑体"/>
          <w:b/>
          <w:bCs/>
          <w:sz w:val="24"/>
        </w:rPr>
        <w:t>3.3 LLM KV Cache增量预填充策略</w:t>
      </w:r>
    </w:p>
    <w:p w14:paraId="008B7B3F">
      <w:pPr>
        <w:ind w:firstLine="0"/>
        <w:rPr>
          <w:rFonts w:ascii="黑体" w:hAnsi="宋体" w:eastAsia="黑体"/>
          <w:b/>
          <w:sz w:val="21"/>
          <w:szCs w:val="21"/>
        </w:rPr>
      </w:pPr>
      <w:r>
        <w:rPr>
          <w:rFonts w:hint="eastAsia" w:ascii="黑体" w:eastAsia="黑体"/>
          <w:b/>
          <w:sz w:val="21"/>
          <w:szCs w:val="21"/>
        </w:rPr>
        <w:t xml:space="preserve">3.3.1 </w:t>
      </w:r>
      <w:r>
        <w:rPr>
          <w:rFonts w:hint="eastAsia" w:ascii="黑体" w:hAnsi="宋体" w:eastAsia="黑体"/>
          <w:b/>
          <w:sz w:val="21"/>
          <w:szCs w:val="21"/>
        </w:rPr>
        <w:t>策略说明</w:t>
      </w:r>
    </w:p>
    <w:p w14:paraId="0203DB9C">
      <w:pPr>
        <w:ind w:firstLine="410"/>
        <w:rPr>
          <w:rFonts w:ascii="方正书宋简体" w:hAnsi="方正书宋简体" w:cs="方正书宋简体"/>
          <w:sz w:val="20"/>
          <w:szCs w:val="20"/>
        </w:rPr>
      </w:pPr>
      <w:ins w:id="238" w:author="华血" w:date="2026-06-28T10:10:40Z">
        <w:r>
          <w:rPr>
            <w:rFonts w:hint="eastAsia" w:ascii="方正书宋简体" w:hAnsi="方正书宋简体" w:cs="方正书宋简体"/>
            <w:sz w:val="20"/>
            <w:szCs w:val="20"/>
            <w:rPrChange w:id="239" w:author="华血" w:date="2026-06-28T10:10:40Z">
              <w:rPr>
                <w:rFonts w:hint="eastAsia"/>
              </w:rPr>
            </w:rPrChange>
          </w:rPr>
          <w:t>在 System A 中，LLM 需等待 ASR 完成整段语音转录后才能获得完整 prompt，并在 End-of-Speech 之后集中执行预填充与首个回复 token 的生成。因此，随着转录文本长度增加，TTFT 通常呈显著上升趋势。若将该串行范式直接应用于音频输入期间的增量计算场景，则无法有效利用 End-of-Speech 之前的时间窗口，导致潜在的并行计算机会被浪费。</w:t>
        </w:r>
      </w:ins>
      <w:del w:id="240" w:author="华血" w:date="2026-06-28T10:10:40Z">
        <w:commentRangeStart w:id="10"/>
        <w:r>
          <w:rPr>
            <w:rFonts w:ascii="方正书宋简体" w:hAnsi="方正书宋简体" w:cs="方正书宋简体"/>
            <w:sz w:val="20"/>
            <w:szCs w:val="20"/>
          </w:rPr>
          <w:delText>在 System A中，LLM需要等ASR完整转录结束后才能拿到完整prompt，并在End-of-Speech之后一次性完成预填充与首个回复token的推理，因此随着转录文本长度越长，TTFT也会显著增加。</w:delText>
        </w:r>
      </w:del>
      <w:del w:id="241" w:author="华血" w:date="2026-06-27T12:22:18Z">
        <w:r>
          <w:rPr>
            <w:rFonts w:ascii="方正书宋简体" w:hAnsi="方正书宋简体" w:cs="方正书宋简体"/>
            <w:sz w:val="20"/>
            <w:szCs w:val="20"/>
          </w:rPr>
          <w:delText>要是把这种范式直接放到“边听边算”的增量输入场景里，</w:delText>
        </w:r>
      </w:del>
      <w:del w:id="242" w:author="华血" w:date="2026-06-27T12:22:18Z">
        <w:r>
          <w:rPr>
            <w:rFonts w:hint="eastAsia" w:ascii="方正书宋简体" w:hAnsi="方正书宋简体" w:cs="方正书宋简体"/>
            <w:sz w:val="20"/>
            <w:szCs w:val="20"/>
          </w:rPr>
          <w:delText>就会白白浪费</w:delText>
        </w:r>
      </w:del>
      <w:del w:id="243" w:author="华血" w:date="2026-06-27T12:22:18Z">
        <w:r>
          <w:rPr>
            <w:rFonts w:ascii="方正书宋简体" w:hAnsi="方正书宋简体" w:cs="方正书宋简体"/>
            <w:sz w:val="20"/>
            <w:szCs w:val="20"/>
          </w:rPr>
          <w:delText>End-of-Speech</w:delText>
        </w:r>
      </w:del>
      <w:del w:id="244" w:author="华血" w:date="2026-06-27T12:22:18Z">
        <w:r>
          <w:rPr>
            <w:rFonts w:hint="eastAsia" w:ascii="方正书宋简体" w:hAnsi="方正书宋简体" w:cs="方正书宋简体"/>
            <w:sz w:val="20"/>
            <w:szCs w:val="20"/>
          </w:rPr>
          <w:delText>之前的宝贵时间</w:delText>
        </w:r>
      </w:del>
      <w:del w:id="245" w:author="华血" w:date="2026-06-28T10:10:48Z">
        <w:r>
          <w:rPr>
            <w:rFonts w:hint="eastAsia" w:ascii="方正书宋简体" w:hAnsi="方正书宋简体" w:cs="方正书宋简体"/>
            <w:sz w:val="20"/>
            <w:szCs w:val="20"/>
          </w:rPr>
          <w:delText>。</w:delText>
        </w:r>
        <w:commentRangeEnd w:id="10"/>
      </w:del>
      <w:r>
        <w:rPr>
          <w:rStyle w:val="37"/>
          <w:rFonts w:ascii="方正书宋简体" w:hAnsi="方正书宋简体" w:cs="方正书宋简体"/>
          <w:sz w:val="20"/>
          <w:szCs w:val="20"/>
        </w:rPr>
        <w:commentReference w:id="10"/>
      </w:r>
    </w:p>
    <w:p w14:paraId="690C9A3B">
      <w:pPr>
        <w:ind w:firstLine="410"/>
        <w:rPr>
          <w:rFonts w:ascii="方正书宋简体" w:hAnsi="方正书宋简体" w:cs="方正书宋简体"/>
          <w:sz w:val="20"/>
          <w:szCs w:val="20"/>
        </w:rPr>
      </w:pPr>
      <w:r>
        <w:rPr>
          <w:rFonts w:ascii="方正书宋简体" w:hAnsi="方正书宋简体" w:cs="方正书宋简体"/>
          <w:sz w:val="20"/>
          <w:szCs w:val="20"/>
        </w:rPr>
        <w:t>为减少End-of-Speech后的计算量，支撑流水线并行，System B在LLM部分引入了增量预填充：End-of-Speech</w:t>
      </w:r>
      <w:r>
        <w:rPr>
          <w:rFonts w:hint="eastAsia" w:ascii="方正书宋简体" w:hAnsi="方正书宋简体" w:cs="方正书宋简体"/>
          <w:sz w:val="20"/>
          <w:szCs w:val="20"/>
        </w:rPr>
        <w:t>之前，使用已经产生的流式文本进行预处理，在</w:t>
      </w:r>
      <w:r>
        <w:rPr>
          <w:rFonts w:ascii="方正书宋简体" w:hAnsi="方正书宋简体" w:cs="方正书宋简体"/>
          <w:sz w:val="20"/>
          <w:szCs w:val="20"/>
        </w:rPr>
        <w:t>Transformer解码器预填充时产生的</w:t>
      </w:r>
      <w:ins w:id="246" w:author="华血" w:date="2026-06-28T14:15:29Z"/>
      <w:ins w:id="247" w:author="华血" w:date="2026-06-28T14:15:29Z"/>
      <w:ins w:id="248" w:author="华血" w:date="2026-06-28T14:15:29Z"/>
      <w:ins w:id="249" w:author="华血" w:date="2026-06-28T14:15:29Z">
        <w:r>
          <w:rPr>
            <w:rFonts w:hint="eastAsia" w:ascii="方正书宋简体" w:hAnsi="方正书宋简体" w:cs="方正书宋简体"/>
            <w:position w:val="-10"/>
            <w:sz w:val="20"/>
            <w:szCs w:val="20"/>
          </w:rPr>
          <w:object>
            <v:shape id="_x0000_i1086"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6" DrawAspect="Content" ObjectID="_1468075776" r:id="rId134">
              <o:LockedField>false</o:LockedField>
            </o:OLEObject>
          </w:object>
        </w:r>
      </w:ins>
      <w:ins w:id="251" w:author="华血" w:date="2026-06-28T14:15:29Z"/>
      <w:del w:id="252" w:author="华血" w:date="2026-06-28T14:15:35Z">
        <w:r>
          <w:rPr>
            <w:rFonts w:ascii="方正书宋简体" w:hAnsi="方正书宋简体" w:cs="方正书宋简体"/>
            <w:sz w:val="20"/>
            <w:szCs w:val="20"/>
          </w:rPr>
          <w:delText>past_key_values</w:delText>
        </w:r>
      </w:del>
      <w:r>
        <w:rPr>
          <w:rFonts w:ascii="方正书宋简体" w:hAnsi="方正书宋简体" w:cs="方正书宋简体"/>
          <w:sz w:val="20"/>
          <w:szCs w:val="20"/>
        </w:rPr>
        <w:t>作为KV Cache的历史，保存在内存或 GPU的VRAM中，在新文本片段抵达时，利用保存的</w:t>
      </w:r>
      <w:ins w:id="253" w:author="华血" w:date="2026-06-28T14:15:39Z"/>
      <w:ins w:id="254" w:author="华血" w:date="2026-06-28T14:15:39Z"/>
      <w:ins w:id="255" w:author="华血" w:date="2026-06-28T14:15:39Z"/>
      <w:ins w:id="256" w:author="华血" w:date="2026-06-28T14:15:39Z">
        <w:r>
          <w:rPr>
            <w:rFonts w:hint="eastAsia" w:ascii="方正书宋简体" w:hAnsi="方正书宋简体" w:cs="方正书宋简体"/>
            <w:position w:val="-10"/>
            <w:sz w:val="20"/>
            <w:szCs w:val="20"/>
          </w:rPr>
          <w:object>
            <v:shape id="_x0000_i1087"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7" DrawAspect="Content" ObjectID="_1468075777" r:id="rId135">
              <o:LockedField>false</o:LockedField>
            </o:OLEObject>
          </w:object>
        </w:r>
      </w:ins>
      <w:ins w:id="258" w:author="华血" w:date="2026-06-28T14:15:39Z"/>
      <w:del w:id="259" w:author="华血" w:date="2026-06-28T14:15:42Z">
        <w:r>
          <w:rPr>
            <w:rFonts w:ascii="方正书宋简体" w:hAnsi="方正书宋简体" w:cs="方正书宋简体"/>
            <w:sz w:val="20"/>
            <w:szCs w:val="20"/>
          </w:rPr>
          <w:delText>past_key_value</w:delText>
        </w:r>
      </w:del>
      <w:r>
        <w:rPr>
          <w:rFonts w:ascii="方正书宋简体" w:hAnsi="方正书宋简体" w:cs="方正书宋简体"/>
          <w:sz w:val="20"/>
          <w:szCs w:val="20"/>
        </w:rPr>
        <w:t>，只对新增token做前向计算，再将计算后新的</w:t>
      </w:r>
      <w:ins w:id="260" w:author="华血" w:date="2026-06-28T14:15:46Z"/>
      <w:ins w:id="261" w:author="华血" w:date="2026-06-28T14:15:46Z"/>
      <w:ins w:id="262" w:author="华血" w:date="2026-06-28T14:15:46Z"/>
      <w:ins w:id="263" w:author="华血" w:date="2026-06-28T14:15:46Z">
        <w:r>
          <w:rPr>
            <w:rFonts w:hint="eastAsia" w:ascii="方正书宋简体" w:hAnsi="方正书宋简体" w:cs="方正书宋简体"/>
            <w:position w:val="-10"/>
            <w:sz w:val="20"/>
            <w:szCs w:val="20"/>
          </w:rPr>
          <w:object>
            <v:shape id="_x0000_i1088"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8" DrawAspect="Content" ObjectID="_1468075778" r:id="rId136">
              <o:LockedField>false</o:LockedField>
            </o:OLEObject>
          </w:object>
        </w:r>
      </w:ins>
      <w:ins w:id="265" w:author="华血" w:date="2026-06-28T14:15:46Z"/>
      <w:del w:id="266" w:author="华血" w:date="2026-06-28T14:15:49Z">
        <w:r>
          <w:rPr>
            <w:rFonts w:ascii="方正书宋简体" w:hAnsi="方正书宋简体" w:cs="方正书宋简体"/>
            <w:sz w:val="20"/>
            <w:szCs w:val="20"/>
          </w:rPr>
          <w:delText>past_key_value</w:delText>
        </w:r>
      </w:del>
      <w:r>
        <w:rPr>
          <w:rFonts w:ascii="方正书宋简体" w:hAnsi="方正书宋简体" w:cs="方正书宋简体"/>
          <w:sz w:val="20"/>
          <w:szCs w:val="20"/>
        </w:rPr>
        <w:t>替换旧值，在另一段新文本到达时重复上述过程。这样LLM的大部分增量预填可以在用户说话期间完成。当终止标记到达时，系统只需处理末尾片段，马上开始生成回复token的计算工作，从而减少语音结束到首token输出的等待时间。</w:t>
      </w:r>
    </w:p>
    <w:p w14:paraId="2385B55E">
      <w:pPr>
        <w:ind w:firstLine="0"/>
        <w:rPr>
          <w:rFonts w:ascii="黑体" w:hAnsi="宋体" w:eastAsia="黑体"/>
          <w:b/>
          <w:sz w:val="21"/>
          <w:szCs w:val="21"/>
        </w:rPr>
      </w:pPr>
      <w:r>
        <w:rPr>
          <w:rFonts w:hint="eastAsia" w:ascii="黑体" w:eastAsia="黑体"/>
          <w:b/>
          <w:sz w:val="21"/>
          <w:szCs w:val="21"/>
        </w:rPr>
        <w:t xml:space="preserve">3.3.2 </w:t>
      </w:r>
      <w:r>
        <w:rPr>
          <w:rFonts w:hint="eastAsia" w:ascii="黑体" w:hAnsi="宋体" w:eastAsia="黑体"/>
          <w:b/>
          <w:sz w:val="21"/>
          <w:szCs w:val="21"/>
        </w:rPr>
        <w:t>核心算法实现</w:t>
      </w:r>
    </w:p>
    <w:p w14:paraId="5B8B9FE7">
      <w:pPr>
        <w:ind w:firstLine="410"/>
        <w:rPr>
          <w:rFonts w:ascii="方正书宋简体" w:hAnsi="方正书宋简体" w:cs="方正书宋简体"/>
          <w:sz w:val="20"/>
          <w:szCs w:val="20"/>
        </w:rPr>
      </w:pPr>
      <w:r>
        <w:rPr>
          <w:rFonts w:ascii="方正书宋简体" w:hAnsi="方正书宋简体" w:cs="方正书宋简体"/>
          <w:sz w:val="20"/>
          <w:szCs w:val="20"/>
        </w:rPr>
        <w:t>增量推理的核心逻辑：首次调用时，系统在无缓存状态下一次性执行增量预填充，建立初始KV Cache；随后，每当上游传来一段新的ASR文本片段，系统便触发一次调用</w:t>
      </w:r>
      <w:ins w:id="267" w:author="华血" w:date="2026-06-28T14:16:32Z"/>
      <w:ins w:id="268" w:author="华血" w:date="2026-06-28T14:16:32Z"/>
      <w:ins w:id="269" w:author="华血" w:date="2026-06-28T14:16:32Z"/>
      <w:ins w:id="270" w:author="华血" w:date="2026-06-28T14:16:32Z">
        <w:r>
          <w:rPr>
            <w:rFonts w:ascii="方正书宋简体" w:hAnsi="方正书宋简体" w:cs="方正书宋简体"/>
            <w:position w:val="-10"/>
            <w:sz w:val="20"/>
            <w:szCs w:val="20"/>
          </w:rPr>
          <w:object>
            <v:shape id="_x0000_i1090" o:spt="75" type="#_x0000_t75" style="height:16pt;width:78.95pt;" o:ole="t" filled="f" o:preferrelative="t" stroked="f" coordsize="21600,21600">
              <v:fill on="f" focussize="0,0"/>
              <v:stroke on="f"/>
              <v:imagedata r:id="rId138" o:title=""/>
              <o:lock v:ext="edit" aspectratio="t"/>
              <w10:wrap type="none"/>
              <w10:anchorlock/>
            </v:shape>
            <o:OLEObject Type="Embed" ProgID="Equation.DSMT4" ShapeID="_x0000_i1090" DrawAspect="Content" ObjectID="_1468075779" r:id="rId137">
              <o:LockedField>false</o:LockedField>
            </o:OLEObject>
          </w:object>
        </w:r>
      </w:ins>
      <w:ins w:id="272" w:author="华血" w:date="2026-06-28T14:16:32Z"/>
      <w:del w:id="273" w:author="华血" w:date="2026-06-28T14:16:40Z">
        <w:r>
          <w:rPr>
            <w:rFonts w:ascii="方正书宋简体" w:hAnsi="方正书宋简体" w:cs="方正书宋简体"/>
            <w:sz w:val="20"/>
            <w:szCs w:val="20"/>
          </w:rPr>
          <w:delText xml:space="preserve"> cache_prompt</w:delText>
        </w:r>
      </w:del>
      <w:r>
        <w:rPr>
          <w:rFonts w:ascii="方正书宋简体" w:hAnsi="方正书宋简体" w:cs="方正书宋简体"/>
          <w:sz w:val="20"/>
          <w:szCs w:val="20"/>
        </w:rPr>
        <w:t>：在已有</w:t>
      </w:r>
      <w:ins w:id="274" w:author="华血" w:date="2026-06-28T14:16:01Z"/>
      <w:ins w:id="275" w:author="华血" w:date="2026-06-28T14:16:01Z"/>
      <w:ins w:id="276" w:author="华血" w:date="2026-06-28T14:16:01Z"/>
      <w:ins w:id="277" w:author="华血" w:date="2026-06-28T14:16:01Z">
        <w:r>
          <w:rPr>
            <w:rFonts w:hint="eastAsia" w:ascii="方正书宋简体" w:hAnsi="方正书宋简体" w:cs="方正书宋简体"/>
            <w:position w:val="-10"/>
            <w:sz w:val="20"/>
            <w:szCs w:val="20"/>
          </w:rPr>
          <w:object>
            <v:shape id="_x0000_i1089"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89" DrawAspect="Content" ObjectID="_1468075780" r:id="rId139">
              <o:LockedField>false</o:LockedField>
            </o:OLEObject>
          </w:object>
        </w:r>
      </w:ins>
      <w:ins w:id="279" w:author="华血" w:date="2026-06-28T14:16:01Z"/>
      <w:del w:id="280" w:author="华血" w:date="2026-06-28T14:16:04Z">
        <w:r>
          <w:rPr>
            <w:rFonts w:ascii="方正书宋简体" w:hAnsi="方正书宋简体" w:cs="方正书宋简体"/>
            <w:sz w:val="20"/>
            <w:szCs w:val="20"/>
          </w:rPr>
          <w:delText>past_key_values</w:delText>
        </w:r>
      </w:del>
      <w:r>
        <w:rPr>
          <w:rFonts w:ascii="方正书宋简体" w:hAnsi="方正书宋简体" w:cs="方正书宋简体"/>
          <w:sz w:val="20"/>
          <w:szCs w:val="20"/>
        </w:rPr>
        <w:t>的基础上做增量更新。当收到终止标记时，系统在prompt末尾追加生成提示符（常见的比如："assistant:"，用于告诉模型后续输出的</w:t>
      </w:r>
      <w:r>
        <w:rPr>
          <w:rFonts w:hint="eastAsia" w:ascii="方正书宋简体" w:hAnsi="方正书宋简体" w:cs="方正书宋简体"/>
          <w:sz w:val="20"/>
          <w:szCs w:val="20"/>
        </w:rPr>
        <w:t>首个token即</w:t>
      </w:r>
      <w:r>
        <w:rPr>
          <w:rFonts w:ascii="方正书宋简体" w:hAnsi="方正书宋简体" w:cs="方正书宋简体"/>
          <w:sz w:val="20"/>
          <w:szCs w:val="20"/>
        </w:rPr>
        <w:t>是</w:t>
      </w:r>
      <w:r>
        <w:rPr>
          <w:rFonts w:hint="eastAsia" w:ascii="方正书宋简体" w:hAnsi="方正书宋简体" w:cs="方正书宋简体"/>
          <w:sz w:val="20"/>
          <w:szCs w:val="20"/>
        </w:rPr>
        <w:t>智能</w:t>
      </w:r>
      <w:r>
        <w:rPr>
          <w:rFonts w:ascii="方正书宋简体" w:hAnsi="方正书宋简体" w:cs="方正书宋简体"/>
          <w:sz w:val="20"/>
          <w:szCs w:val="20"/>
        </w:rPr>
        <w:t>助理</w:t>
      </w:r>
      <w:r>
        <w:rPr>
          <w:rFonts w:hint="eastAsia" w:ascii="方正书宋简体" w:hAnsi="方正书宋简体" w:cs="方正书宋简体"/>
          <w:sz w:val="20"/>
          <w:szCs w:val="20"/>
        </w:rPr>
        <w:t>回复</w:t>
      </w:r>
      <w:r>
        <w:rPr>
          <w:rFonts w:ascii="方正书宋简体" w:hAnsi="方正书宋简体" w:cs="方正书宋简体"/>
          <w:sz w:val="20"/>
          <w:szCs w:val="20"/>
        </w:rPr>
        <w:t>），并复用预填充阶段最后一步的logits直接开始解码。为避免增量token的位置编码错位，实现里会显式构造</w:t>
      </w:r>
      <w:ins w:id="281" w:author="华血" w:date="2026-06-28T14:16:53Z"/>
      <w:ins w:id="282" w:author="华血" w:date="2026-06-28T14:16:53Z"/>
      <w:ins w:id="283" w:author="华血" w:date="2026-06-28T14:16:53Z"/>
      <w:ins w:id="284" w:author="华血" w:date="2026-06-28T14:16:53Z">
        <w:r>
          <w:rPr>
            <w:rFonts w:ascii="方正书宋简体" w:hAnsi="方正书宋简体" w:cs="方正书宋简体"/>
            <w:position w:val="-10"/>
            <w:sz w:val="20"/>
            <w:szCs w:val="20"/>
          </w:rPr>
          <w:object>
            <v:shape id="_x0000_i1091" o:spt="75" type="#_x0000_t75" style="height:16pt;width:67.95pt;" o:ole="t" filled="f" o:preferrelative="t" stroked="f" coordsize="21600,21600">
              <v:fill on="f" focussize="0,0"/>
              <v:stroke on="f"/>
              <v:imagedata r:id="rId141" o:title=""/>
              <o:lock v:ext="edit" aspectratio="t"/>
              <w10:wrap type="none"/>
              <w10:anchorlock/>
            </v:shape>
            <o:OLEObject Type="Embed" ProgID="Equation.DSMT4" ShapeID="_x0000_i1091" DrawAspect="Content" ObjectID="_1468075781" r:id="rId140">
              <o:LockedField>false</o:LockedField>
            </o:OLEObject>
          </w:object>
        </w:r>
      </w:ins>
      <w:ins w:id="286" w:author="华血" w:date="2026-06-28T14:16:53Z"/>
      <w:del w:id="287" w:author="华血" w:date="2026-06-28T14:17:00Z">
        <w:r>
          <w:rPr>
            <w:rFonts w:ascii="方正书宋简体" w:hAnsi="方正书宋简体" w:cs="方正书宋简体"/>
            <w:sz w:val="20"/>
            <w:szCs w:val="20"/>
          </w:rPr>
          <w:delText>position_ids</w:delText>
        </w:r>
      </w:del>
      <w:r>
        <w:rPr>
          <w:rFonts w:ascii="方正书宋简体" w:hAnsi="方正书宋简体" w:cs="方正书宋简体"/>
          <w:sz w:val="20"/>
          <w:szCs w:val="20"/>
        </w:rPr>
        <w:t>，同时将新增片段以</w:t>
      </w:r>
      <w:r>
        <w:rPr>
          <w:rFonts w:hint="eastAsia" w:ascii="方正书宋简体" w:hAnsi="方正书宋简体" w:cs="方正书宋简体"/>
          <w:sz w:val="20"/>
          <w:szCs w:val="20"/>
        </w:rPr>
        <w:t>不增加生成提示符的</w:t>
      </w:r>
      <w:r>
        <w:rPr>
          <w:rFonts w:ascii="方正书宋简体" w:hAnsi="方正书宋简体" w:cs="方正书宋简体"/>
          <w:sz w:val="20"/>
          <w:szCs w:val="20"/>
        </w:rPr>
        <w:t>方式编码，确保缓存拼接可控。Algorithm 1给出了与该实现对应的增量更新过程。</w:t>
      </w:r>
      <w:r>
        <w:rPr>
          <w:rFonts w:hint="eastAsia" w:ascii="方正书宋简体" w:hAnsi="方正书宋简体" w:cs="方正书宋简体"/>
          <w:sz w:val="20"/>
          <w:szCs w:val="20"/>
        </w:rPr>
        <w:t>图5</w:t>
      </w:r>
      <w:r>
        <w:rPr>
          <w:rFonts w:ascii="方正书宋简体" w:hAnsi="方正书宋简体" w:cs="方正书宋简体"/>
          <w:sz w:val="20"/>
          <w:szCs w:val="20"/>
        </w:rPr>
        <w:t>直观展示了显存内的状态变化。左侧蓝色区域表示历史上下文对应的缓存键值对，右侧绿色区域表示新增片段产生的键值对。增量预填充在新片段到达时复用历史</w:t>
      </w:r>
      <w:ins w:id="288" w:author="华血" w:date="2026-06-28T14:17:10Z"/>
      <w:ins w:id="289" w:author="华血" w:date="2026-06-28T14:17:10Z"/>
      <w:ins w:id="290" w:author="华血" w:date="2026-06-28T14:17:10Z"/>
      <w:ins w:id="291" w:author="华血" w:date="2026-06-28T14:17:10Z">
        <w:r>
          <w:rPr>
            <w:rFonts w:hint="eastAsia" w:ascii="方正书宋简体" w:hAnsi="方正书宋简体" w:cs="方正书宋简体"/>
            <w:position w:val="-10"/>
            <w:sz w:val="20"/>
            <w:szCs w:val="20"/>
          </w:rPr>
          <w:object>
            <v:shape id="_x0000_i1092" o:spt="75" type="#_x0000_t75" style="height:16pt;width:88pt;" o:ole="t" filled="f" o:preferrelative="t" stroked="f" coordsize="21600,21600">
              <v:path/>
              <v:fill on="f" focussize="0,0"/>
              <v:stroke on="f"/>
              <v:imagedata r:id="rId102" o:title=""/>
              <o:lock v:ext="edit" aspectratio="t"/>
              <w10:wrap type="none"/>
              <w10:anchorlock/>
            </v:shape>
            <o:OLEObject Type="Embed" ProgID="Equation.DSMT4" ShapeID="_x0000_i1092" DrawAspect="Content" ObjectID="_1468075782" r:id="rId142">
              <o:LockedField>false</o:LockedField>
            </o:OLEObject>
          </w:object>
        </w:r>
      </w:ins>
      <w:ins w:id="293" w:author="华血" w:date="2026-06-28T14:17:10Z"/>
      <w:del w:id="294" w:author="华血" w:date="2026-06-28T14:17:10Z">
        <w:r>
          <w:rPr>
            <w:rFonts w:ascii="方正书宋简体" w:hAnsi="方正书宋简体" w:cs="方正书宋简体"/>
            <w:sz w:val="20"/>
            <w:szCs w:val="20"/>
          </w:rPr>
          <w:delText>past_key_values</w:delText>
        </w:r>
      </w:del>
      <w:r>
        <w:rPr>
          <w:rFonts w:ascii="方正书宋简体" w:hAnsi="方正书宋简体" w:cs="方正书宋简体"/>
          <w:sz w:val="20"/>
          <w:szCs w:val="20"/>
        </w:rPr>
        <w:t>，仅对新增token执行前向并更新缓存，从而避免在增量场景下反复对全量prompt进行prefill</w:t>
      </w:r>
      <w:r>
        <w:rPr>
          <w:rFonts w:hint="eastAsia" w:ascii="方正书宋简体" w:hAnsi="方正书宋简体" w:cs="方正书宋简体"/>
          <w:sz w:val="20"/>
          <w:szCs w:val="20"/>
        </w:rPr>
        <w:t>。</w:t>
      </w:r>
    </w:p>
    <w:p w14:paraId="16824912">
      <w:pPr>
        <w:ind w:firstLine="0"/>
        <w:rPr>
          <w:rFonts w:ascii="方正书宋简体" w:hAnsi="方正书宋简体" w:cs="方正书宋简体"/>
          <w:sz w:val="20"/>
          <w:szCs w:val="20"/>
        </w:rPr>
      </w:pPr>
      <w:ins w:id="295" w:author="华血" w:date="2026-06-29T11:48:27Z">
        <w:r>
          <w:rPr>
            <w:rFonts w:ascii="方正书宋简体" w:hAnsi="方正书宋简体" w:cs="方正书宋简体"/>
            <w:sz w:val="20"/>
            <w:szCs w:val="20"/>
          </w:rPr>
          <w:drawing>
            <wp:inline distT="0" distB="0" distL="114300" distR="114300">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43">
                        <a:extLst>
                          <a:ext uri="{96DAC541-7B7A-43D3-8B79-37D633B846F1}">
                            <asvg:svgBlip xmlns:asvg="http://schemas.microsoft.com/office/drawing/2016/SVG/main" r:embed="rId144"/>
                          </a:ext>
                        </a:extLst>
                      </a:blip>
                      <a:stretch>
                        <a:fillRect/>
                      </a:stretch>
                    </pic:blipFill>
                    <pic:spPr>
                      <a:xfrm>
                        <a:off x="0" y="0"/>
                        <a:ext cx="2985770" cy="1660525"/>
                      </a:xfrm>
                      <a:prstGeom prst="rect">
                        <a:avLst/>
                      </a:prstGeom>
                    </pic:spPr>
                  </pic:pic>
                </a:graphicData>
              </a:graphic>
            </wp:inline>
          </w:drawing>
        </w:r>
      </w:ins>
      <w:del w:id="297" w:author="华血" w:date="2026-06-29T11:48:13Z">
        <w:r>
          <w:rPr>
            <w:rFonts w:ascii="方正书宋简体" w:hAnsi="方正书宋简体" w:cs="方正书宋简体"/>
            <w:sz w:val="20"/>
            <w:szCs w:val="20"/>
          </w:rPr>
          <w:drawing>
            <wp:inline distT="0" distB="0" distL="114300" distR="114300">
              <wp:extent cx="2984500" cy="1617980"/>
              <wp:effectExtent l="0" t="0" r="2540" b="12700"/>
              <wp:docPr id="17" name="图片 17"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pic5.drawio"/>
                      <pic:cNvPicPr>
                        <a:picLocks noChangeAspect="1"/>
                      </pic:cNvPicPr>
                    </pic:nvPicPr>
                    <pic:blipFill>
                      <a:blip r:embed="rId145">
                        <a:extLst>
                          <a:ext uri="{96DAC541-7B7A-43D3-8B79-37D633B846F1}">
                            <asvg:svgBlip xmlns:asvg="http://schemas.microsoft.com/office/drawing/2016/SVG/main" r:embed="rId146"/>
                          </a:ext>
                        </a:extLst>
                      </a:blip>
                      <a:stretch>
                        <a:fillRect/>
                      </a:stretch>
                    </pic:blipFill>
                    <pic:spPr>
                      <a:xfrm>
                        <a:off x="0" y="0"/>
                        <a:ext cx="2984500" cy="1617980"/>
                      </a:xfrm>
                      <a:prstGeom prst="rect">
                        <a:avLst/>
                      </a:prstGeom>
                    </pic:spPr>
                  </pic:pic>
                </a:graphicData>
              </a:graphic>
            </wp:inline>
          </w:drawing>
        </w:r>
      </w:del>
    </w:p>
    <w:p w14:paraId="1F39FD73">
      <w:pPr>
        <w:adjustRightInd w:val="0"/>
        <w:spacing w:line="240" w:lineRule="auto"/>
        <w:ind w:firstLine="0"/>
        <w:jc w:val="center"/>
        <w:rPr>
          <w:rFonts w:ascii="方正书宋简体" w:hAnsi="方正书宋简体" w:cs="方正书宋简体"/>
          <w:sz w:val="20"/>
          <w:szCs w:val="20"/>
        </w:rPr>
      </w:pPr>
      <w:r>
        <w:rPr>
          <w:rFonts w:hint="eastAsia"/>
          <w:b/>
          <w:sz w:val="18"/>
          <w:szCs w:val="18"/>
        </w:rPr>
        <w:t>图 5 LLM KV Cache 增量更新机制示意图</w:t>
      </w:r>
    </w:p>
    <w:p w14:paraId="0EBCEA50">
      <w:pPr>
        <w:adjustRightInd w:val="0"/>
        <w:spacing w:line="240" w:lineRule="auto"/>
        <w:ind w:firstLine="0"/>
        <w:jc w:val="center"/>
        <w:rPr>
          <w:rFonts w:ascii="方正书宋简体" w:hAnsi="方正书宋简体" w:cs="方正书宋简体"/>
          <w:sz w:val="20"/>
          <w:szCs w:val="20"/>
        </w:rPr>
      </w:pPr>
      <w:r>
        <w:rPr>
          <w:rFonts w:hint="eastAsia"/>
          <w:sz w:val="18"/>
          <w:szCs w:val="18"/>
        </w:rPr>
        <w:t>Fig. 5 Schematic of the LLM KV Cache incremental update mechanism</w:t>
      </w:r>
    </w:p>
    <w:p w14:paraId="0075C81F">
      <w:pPr>
        <w:ind w:firstLine="0"/>
        <w:rPr>
          <w:rFonts w:ascii="方正书宋简体" w:hAnsi="方正书宋简体" w:cs="方正书宋简体"/>
          <w:sz w:val="20"/>
          <w:szCs w:val="20"/>
        </w:rPr>
      </w:pPr>
      <w:r>
        <w:rPr>
          <w:rFonts w:hint="eastAsia" w:ascii="黑体" w:eastAsia="黑体"/>
          <w:b/>
          <w:sz w:val="21"/>
          <w:szCs w:val="21"/>
        </w:rPr>
        <w:t xml:space="preserve">3.3.3 </w:t>
      </w:r>
      <w:r>
        <w:rPr>
          <w:rFonts w:hint="eastAsia" w:ascii="黑体" w:hAnsi="宋体" w:eastAsia="黑体"/>
          <w:b/>
          <w:sz w:val="21"/>
          <w:szCs w:val="21"/>
        </w:rPr>
        <w:t>复杂度分析</w:t>
      </w:r>
    </w:p>
    <w:p w14:paraId="418B048F">
      <w:pPr>
        <w:ind w:firstLine="410"/>
        <w:rPr>
          <w:rFonts w:ascii="方正书宋简体" w:hAnsi="方正书宋简体" w:cs="方正书宋简体"/>
          <w:sz w:val="20"/>
          <w:szCs w:val="20"/>
        </w:rPr>
      </w:pPr>
      <w:r>
        <w:rPr>
          <w:rFonts w:ascii="方正书宋简体" w:hAnsi="方正书宋简体" w:cs="方正书宋简体"/>
          <w:sz w:val="20"/>
          <w:szCs w:val="20"/>
        </w:rPr>
        <w:t>为了说明增量预填充减少冗余计算的来源，考虑历史上下文长度为</w:t>
      </w:r>
      <w:r>
        <w:rPr>
          <w:rFonts w:hint="eastAsia" w:ascii="方正书宋简体" w:hAnsi="方正书宋简体" w:cs="方正书宋简体"/>
          <w:sz w:val="20"/>
          <w:szCs w:val="20"/>
        </w:rPr>
        <w:t>N</w:t>
      </w:r>
      <w:r>
        <w:rPr>
          <w:rFonts w:ascii="方正书宋简体" w:hAnsi="方正书宋简体" w:cs="方正书宋简体"/>
          <w:sz w:val="20"/>
          <w:szCs w:val="20"/>
        </w:rPr>
        <w:t>、新增片段长度为</w:t>
      </w:r>
      <w:r>
        <w:rPr>
          <w:rFonts w:hint="eastAsia" w:ascii="方正书宋简体" w:hAnsi="方正书宋简体" w:cs="方正书宋简体"/>
          <w:sz w:val="20"/>
          <w:szCs w:val="20"/>
        </w:rPr>
        <w:t>M</w:t>
      </w:r>
      <w:r>
        <w:rPr>
          <w:rFonts w:ascii="方正书宋简体" w:hAnsi="方正书宋简体" w:cs="方正书宋简体"/>
          <w:sz w:val="20"/>
          <w:szCs w:val="20"/>
        </w:rPr>
        <w:t>的一次更新</w:t>
      </w:r>
      <w:r>
        <w:rPr>
          <w:rFonts w:hint="eastAsia" w:ascii="方正书宋简体" w:hAnsi="方正书宋简体" w:cs="方正书宋简体"/>
          <w:sz w:val="20"/>
          <w:szCs w:val="20"/>
        </w:rPr>
        <w:t>：若在每次增量到达时都对全序列</w:t>
      </w:r>
      <w:r>
        <w:rPr>
          <w:rFonts w:ascii="方正书宋简体" w:hAnsi="方正书宋简体" w:cs="方正书宋简体"/>
          <w:position w:val="-6"/>
          <w:sz w:val="20"/>
          <w:szCs w:val="20"/>
        </w:rPr>
        <w:object>
          <v:shape id="_x0000_i1061" o:spt="75" type="#_x0000_t75" style="height:13.8pt;width:55.85pt;" o:ole="t" filled="f" o:preferrelative="t" stroked="f" coordsize="21600,21600">
            <v:path/>
            <v:fill on="f" focussize="0,0"/>
            <v:stroke on="f" joinstyle="miter"/>
            <v:imagedata r:id="rId148" o:title=""/>
            <o:lock v:ext="edit" aspectratio="t"/>
            <w10:wrap type="none"/>
            <w10:anchorlock/>
          </v:shape>
          <o:OLEObject Type="Embed" ProgID="Equation.DSMT4" ShapeID="_x0000_i1061" DrawAspect="Content" ObjectID="_1468075783" r:id="rId147">
            <o:LockedField>false</o:LockedField>
          </o:OLEObject>
        </w:object>
      </w:r>
      <w:r>
        <w:rPr>
          <w:rFonts w:ascii="方正书宋简体" w:hAnsi="方正书宋简体" w:cs="方正书宋简体"/>
          <w:sz w:val="20"/>
          <w:szCs w:val="20"/>
        </w:rPr>
        <w:t>重新执行一次prefill(不复用历史状态)</w:t>
      </w:r>
      <w:r>
        <w:rPr>
          <w:rFonts w:hint="eastAsia" w:ascii="方正书宋简体" w:hAnsi="方正书宋简体" w:cs="方正书宋简体"/>
          <w:sz w:val="20"/>
          <w:szCs w:val="20"/>
        </w:rPr>
        <w:t>，</w:t>
      </w:r>
      <w:r>
        <w:rPr>
          <w:rFonts w:ascii="方正书宋简体" w:hAnsi="方正书宋简体" w:cs="方正书宋简体"/>
          <w:sz w:val="20"/>
          <w:szCs w:val="20"/>
        </w:rPr>
        <w:t>则Self-Attention的主要开销近似为</w:t>
      </w:r>
      <w:r>
        <w:rPr>
          <w:rFonts w:ascii="方正书宋简体" w:hAnsi="方正书宋简体" w:cs="方正书宋简体"/>
          <w:position w:val="-10"/>
          <w:sz w:val="20"/>
          <w:szCs w:val="20"/>
        </w:rPr>
        <w:object>
          <v:shape id="_x0000_i1062" o:spt="75" type="#_x0000_t75" style="height:18.15pt;width:67.1pt;" o:ole="t" filled="f" o:preferrelative="t" stroked="f" coordsize="21600,21600">
            <v:path/>
            <v:fill on="f" focussize="0,0"/>
            <v:stroke on="f" joinstyle="miter"/>
            <v:imagedata r:id="rId150" o:title=""/>
            <o:lock v:ext="edit" aspectratio="t"/>
            <w10:wrap type="none"/>
            <w10:anchorlock/>
          </v:shape>
          <o:OLEObject Type="Embed" ProgID="Equation.DSMT4" ShapeID="_x0000_i1062" DrawAspect="Content" ObjectID="_1468075784" r:id="rId149">
            <o:LockedField>false</o:LockedField>
          </o:OLEObject>
        </w:object>
      </w:r>
      <w:r>
        <w:rPr>
          <w:rFonts w:hint="eastAsia" w:ascii="方正书宋简体" w:hAnsi="方正书宋简体" w:cs="方正书宋简体"/>
          <w:position w:val="-10"/>
          <w:sz w:val="20"/>
          <w:szCs w:val="20"/>
        </w:rPr>
        <w:t>。</w:t>
      </w:r>
      <w:r>
        <w:rPr>
          <w:rFonts w:hint="eastAsia" w:ascii="方正书宋简体" w:hAnsi="方正书宋简体" w:cs="方正书宋简体"/>
          <w:sz w:val="20"/>
          <w:szCs w:val="20"/>
        </w:rPr>
        <w:t>而在使用KV Cache的情况下，历史token的K,V已经缓存，系统仅需对新增token计算Query并与长度为</w:t>
      </w:r>
      <w:r>
        <w:rPr>
          <w:rFonts w:hint="eastAsia" w:ascii="方正书宋简体" w:hAnsi="方正书宋简体" w:cs="方正书宋简体"/>
          <w:position w:val="-6"/>
          <w:sz w:val="20"/>
          <w:szCs w:val="20"/>
        </w:rPr>
        <w:object>
          <v:shape id="_x0000_i1063" o:spt="75" type="#_x0000_t75" style="height:13.8pt;width:36.85pt;" o:ole="t" filled="f" o:preferrelative="t" stroked="f" coordsize="21600,21600">
            <v:path/>
            <v:fill on="f" focussize="0,0"/>
            <v:stroke on="f" joinstyle="miter"/>
            <v:imagedata r:id="rId152" o:title=""/>
            <o:lock v:ext="edit" aspectratio="t"/>
            <w10:wrap type="none"/>
            <w10:anchorlock/>
          </v:shape>
          <o:OLEObject Type="Embed" ProgID="Equation.DSMT4" ShapeID="_x0000_i1063" DrawAspect="Content" ObjectID="_1468075785" r:id="rId151">
            <o:LockedField>false</o:LockedField>
          </o:OLEObject>
        </w:object>
      </w:r>
      <w:r>
        <w:rPr>
          <w:rFonts w:hint="eastAsia" w:ascii="方正书宋简体" w:hAnsi="方正书宋简体" w:cs="方正书宋简体"/>
          <w:sz w:val="20"/>
          <w:szCs w:val="20"/>
        </w:rPr>
        <w:t>的Key/Value交互，主要开销可写为</w:t>
      </w:r>
      <w:r>
        <w:rPr>
          <w:rFonts w:hint="eastAsia" w:ascii="方正书宋简体" w:hAnsi="方正书宋简体" w:cs="方正书宋简体"/>
          <w:position w:val="-10"/>
          <w:sz w:val="20"/>
          <w:szCs w:val="20"/>
        </w:rPr>
        <w:object>
          <v:shape id="_x0000_i1064" o:spt="75" type="#_x0000_t75" style="height:16.15pt;width:78.05pt;" o:ole="t" filled="f" o:preferrelative="t" stroked="f" coordsize="21600,21600">
            <v:path/>
            <v:fill on="f" focussize="0,0"/>
            <v:stroke on="f" joinstyle="miter"/>
            <v:imagedata r:id="rId154" o:title=""/>
            <o:lock v:ext="edit" aspectratio="t"/>
            <w10:wrap type="none"/>
            <w10:anchorlock/>
          </v:shape>
          <o:OLEObject Type="Embed" ProgID="Equation.DSMT4" ShapeID="_x0000_i1064" DrawAspect="Content" ObjectID="_1468075786" r:id="rId153">
            <o:LockedField>false</o:LockedField>
          </o:OLEObject>
        </w:object>
      </w:r>
      <w:r>
        <w:rPr>
          <w:rFonts w:hint="eastAsia" w:ascii="方正书宋简体" w:hAnsi="方正书宋简体" w:cs="方正书宋简体"/>
          <w:sz w:val="20"/>
          <w:szCs w:val="20"/>
        </w:rPr>
        <w:t>。当</w:t>
      </w:r>
      <w:r>
        <w:rPr>
          <w:rFonts w:hint="eastAsia" w:ascii="方正书宋简体" w:hAnsi="方正书宋简体" w:cs="方正书宋简体"/>
          <w:position w:val="-6"/>
          <w:sz w:val="20"/>
          <w:szCs w:val="20"/>
        </w:rPr>
        <w:object>
          <v:shape id="_x0000_i1065" o:spt="75" type="#_x0000_t75" style="height:13.8pt;width:40.9pt;" o:ole="t" filled="f" o:preferrelative="t" stroked="f" coordsize="21600,21600">
            <v:path/>
            <v:fill on="f" focussize="0,0"/>
            <v:stroke on="f" joinstyle="miter"/>
            <v:imagedata r:id="rId156" o:title=""/>
            <o:lock v:ext="edit" aspectratio="t"/>
            <w10:wrap type="none"/>
            <w10:anchorlock/>
          </v:shape>
          <o:OLEObject Type="Embed" ProgID="Equation.DSMT4" ShapeID="_x0000_i1065" DrawAspect="Content" ObjectID="_1468075787" r:id="rId155">
            <o:LockedField>false</o:LockedField>
          </o:OLEObject>
        </w:object>
      </w:r>
      <w:r>
        <w:rPr>
          <w:rFonts w:hint="eastAsia" w:ascii="方正书宋简体" w:hAnsi="方正书宋简体" w:cs="方正书宋简体"/>
          <w:sz w:val="20"/>
          <w:szCs w:val="20"/>
        </w:rPr>
        <w:t>时，上式近似为</w:t>
      </w:r>
      <w:r>
        <w:rPr>
          <w:rFonts w:hint="eastAsia" w:ascii="方正书宋简体" w:hAnsi="方正书宋简体" w:cs="方正书宋简体"/>
          <w:position w:val="-10"/>
          <w:sz w:val="20"/>
          <w:szCs w:val="20"/>
        </w:rPr>
        <w:object>
          <v:shape id="_x0000_i1066" o:spt="75" type="#_x0000_t75" style="height:16.15pt;width:46.95pt;" o:ole="t" filled="f" o:preferrelative="t" stroked="f" coordsize="21600,21600">
            <v:path/>
            <v:fill on="f" focussize="0,0"/>
            <v:stroke on="f" joinstyle="miter"/>
            <v:imagedata r:id="rId158" o:title=""/>
            <o:lock v:ext="edit" aspectratio="t"/>
            <w10:wrap type="none"/>
            <w10:anchorlock/>
          </v:shape>
          <o:OLEObject Type="Embed" ProgID="Equation.DSMT4" ShapeID="_x0000_i1066" DrawAspect="Content" ObjectID="_1468075788" r:id="rId157">
            <o:LockedField>false</o:LockedField>
          </o:OLEObject>
        </w:object>
      </w:r>
      <w:r>
        <w:rPr>
          <w:rFonts w:hint="eastAsia" w:ascii="方正书宋简体" w:hAnsi="方正书宋简体" w:cs="方正书宋简体"/>
          <w:sz w:val="20"/>
          <w:szCs w:val="20"/>
        </w:rPr>
        <w:t xml:space="preserve">，体现为“对新增片段的线性扩展”。需要强调的是，若将所有增量片段累积到最终长度L，增量预填充的累计开销为 </w:t>
      </w:r>
      <w:r>
        <w:rPr>
          <w:rFonts w:hint="eastAsia" w:ascii="方正书宋简体" w:hAnsi="方正书宋简体" w:cs="方正书宋简体"/>
          <w:position w:val="-18"/>
          <w:sz w:val="20"/>
          <w:szCs w:val="20"/>
        </w:rPr>
        <w:object>
          <v:shape id="_x0000_i1067" o:spt="75" type="#_x0000_t75" style="height:21.9pt;width:110.9pt;" o:ole="t" filled="f" o:preferrelative="t" stroked="f" coordsize="21600,21600">
            <v:path/>
            <v:fill on="f" focussize="0,0"/>
            <v:stroke on="f" joinstyle="miter"/>
            <v:imagedata r:id="rId160" o:title=""/>
            <o:lock v:ext="edit" aspectratio="t"/>
            <w10:wrap type="none"/>
            <w10:anchorlock/>
          </v:shape>
          <o:OLEObject Type="Embed" ProgID="Equation.DSMT4" ShapeID="_x0000_i1067" DrawAspect="Content" ObjectID="_1468075789" r:id="rId159">
            <o:LockedField>false</o:LockedField>
          </o:OLEObject>
        </w:object>
      </w:r>
      <w:r>
        <w:rPr>
          <w:rFonts w:hint="eastAsia" w:ascii="方正书宋简体" w:hAnsi="方正书宋简体" w:cs="方正书宋简体"/>
          <w:sz w:val="20"/>
          <w:szCs w:val="20"/>
        </w:rPr>
        <w:t>，与离线一次性prefill同阶。本文策略的关键收益不在于改变复杂度阶数，而在于将prefill计算前移到用户发声期间，使End-of-Speech之后需要完成的计算主要集中在最后一小段增量及线程同步开销，从而有效降低TTFT。与此同时，本文实现会在K VCache中保留预填充阶段最后一步</w:t>
      </w:r>
      <w:ins w:id="299" w:author="华血" w:date="2026-06-28T14:18:31Z"/>
      <w:ins w:id="300" w:author="华血" w:date="2026-06-28T14:18:31Z"/>
      <w:ins w:id="301" w:author="华血" w:date="2026-06-28T14:18:31Z"/>
      <w:ins w:id="302" w:author="华血" w:date="2026-06-28T14:18:31Z">
        <w:r>
          <w:rPr>
            <w:rFonts w:hint="eastAsia" w:ascii="方正书宋简体" w:hAnsi="方正书宋简体" w:cs="方正书宋简体"/>
            <w:position w:val="-10"/>
            <w:sz w:val="20"/>
            <w:szCs w:val="20"/>
          </w:rPr>
          <w:object>
            <v:shape id="_x0000_i1093" o:spt="75" type="#_x0000_t75" style="height:16pt;width:31pt;" o:ole="t" filled="f" o:preferrelative="t" stroked="f" coordsize="21600,21600">
              <v:fill on="f" focussize="0,0"/>
              <v:stroke on="f"/>
              <v:imagedata r:id="rId162" o:title=""/>
              <o:lock v:ext="edit" aspectratio="t"/>
              <w10:wrap type="none"/>
              <w10:anchorlock/>
            </v:shape>
            <o:OLEObject Type="Embed" ProgID="Equation.DSMT4" ShapeID="_x0000_i1093" DrawAspect="Content" ObjectID="_1468075790" r:id="rId161">
              <o:LockedField>false</o:LockedField>
            </o:OLEObject>
          </w:object>
        </w:r>
      </w:ins>
      <w:ins w:id="304" w:author="华血" w:date="2026-06-28T14:18:31Z"/>
      <w:del w:id="305" w:author="华血" w:date="2026-06-28T14:18:39Z">
        <w:r>
          <w:rPr>
            <w:rFonts w:hint="eastAsia" w:ascii="方正书宋简体" w:hAnsi="方正书宋简体" w:cs="方正书宋简体"/>
            <w:sz w:val="20"/>
            <w:szCs w:val="20"/>
          </w:rPr>
          <w:delText>logits</w:delText>
        </w:r>
      </w:del>
      <w:r>
        <w:rPr>
          <w:rFonts w:hint="eastAsia" w:ascii="方正书宋简体" w:hAnsi="方正书宋简体" w:cs="方正书宋简体"/>
          <w:sz w:val="20"/>
          <w:szCs w:val="20"/>
        </w:rPr>
        <w:t>，使得终止标记到达后无需额外forward即可解码首 token，进一步减少首字阶段的常数开销。</w:t>
      </w:r>
    </w:p>
    <w:p w14:paraId="0D3ABDBE">
      <w:pPr>
        <w:ind w:firstLine="0"/>
        <w:rPr>
          <w:rFonts w:ascii="方正书宋简体" w:hAnsi="方正书宋简体" w:cs="方正书宋简体"/>
          <w:sz w:val="20"/>
          <w:szCs w:val="20"/>
        </w:rPr>
      </w:pPr>
      <w:r>
        <w:rPr>
          <w:rFonts w:hint="eastAsia" w:ascii="黑体" w:hAnsi="黑体" w:eastAsia="黑体" w:cs="黑体"/>
          <w:b/>
          <w:bCs/>
          <w:sz w:val="24"/>
        </w:rPr>
        <w:t>3.4 实验数据构建与处理管线</w:t>
      </w:r>
    </w:p>
    <w:p w14:paraId="218DCE29">
      <w:pPr>
        <w:ind w:firstLine="0"/>
        <w:rPr>
          <w:rFonts w:ascii="黑体" w:eastAsia="黑体"/>
          <w:b/>
          <w:sz w:val="21"/>
          <w:szCs w:val="21"/>
        </w:rPr>
      </w:pPr>
      <w:r>
        <w:rPr>
          <w:rFonts w:hint="eastAsia" w:ascii="黑体" w:eastAsia="黑体"/>
          <w:b/>
          <w:sz w:val="21"/>
          <w:szCs w:val="21"/>
        </w:rPr>
        <w:t>3.4.1 简述</w:t>
      </w:r>
    </w:p>
    <w:p w14:paraId="582AADD8">
      <w:pPr>
        <w:ind w:firstLine="410"/>
        <w:rPr>
          <w:rFonts w:ascii="方正书宋简体" w:hAnsi="方正书宋简体" w:cs="方正书宋简体"/>
          <w:sz w:val="20"/>
          <w:szCs w:val="20"/>
        </w:rPr>
      </w:pPr>
      <w:r>
        <w:rPr>
          <w:rFonts w:ascii="方正书宋简体" w:hAnsi="方正书宋简体" w:cs="方正书宋简体"/>
          <w:sz w:val="20"/>
          <w:szCs w:val="20"/>
        </w:rPr>
        <w:t>为了在受控环境下系统性验证流式架构的性能，需要有不断递增长度的对话数据，本研究构建了一套自动化的数据合成管线。该管线将开源数据集： MultiWOZ</w:t>
      </w:r>
      <w:r>
        <w:rPr>
          <w:rFonts w:ascii="方正书宋简体" w:hAnsi="方正书宋简体" w:cs="方正书宋简体"/>
          <w:sz w:val="20"/>
          <w:szCs w:val="20"/>
          <w:vertAlign w:val="superscript"/>
        </w:rPr>
        <w:t>[1</w:t>
      </w:r>
      <w:r>
        <w:rPr>
          <w:rFonts w:hint="eastAsia" w:ascii="方正书宋简体" w:hAnsi="方正书宋简体" w:cs="方正书宋简体"/>
          <w:sz w:val="20"/>
          <w:szCs w:val="20"/>
          <w:vertAlign w:val="superscript"/>
        </w:rPr>
        <w:t>8</w:t>
      </w:r>
      <w:r>
        <w:rPr>
          <w:rFonts w:ascii="方正书宋简体" w:hAnsi="方正书宋简体" w:cs="方正书宋简体"/>
          <w:sz w:val="20"/>
          <w:szCs w:val="20"/>
          <w:vertAlign w:val="superscript"/>
        </w:rPr>
        <w:t>]</w:t>
      </w:r>
      <w:r>
        <w:rPr>
          <w:rFonts w:ascii="方正书宋简体" w:hAnsi="方正书宋简体" w:cs="方正书宋简体"/>
          <w:sz w:val="20"/>
          <w:szCs w:val="20"/>
        </w:rPr>
        <w:t xml:space="preserve"> (英文)和CrossWOZ</w:t>
      </w:r>
      <w:r>
        <w:rPr>
          <w:rFonts w:ascii="方正书宋简体" w:hAnsi="方正书宋简体" w:cs="方正书宋简体"/>
          <w:sz w:val="20"/>
          <w:szCs w:val="20"/>
          <w:vertAlign w:val="superscript"/>
        </w:rPr>
        <w:t>[1</w:t>
      </w:r>
      <w:r>
        <w:rPr>
          <w:rFonts w:hint="eastAsia" w:ascii="方正书宋简体" w:hAnsi="方正书宋简体" w:cs="方正书宋简体"/>
          <w:sz w:val="20"/>
          <w:szCs w:val="20"/>
          <w:vertAlign w:val="superscript"/>
        </w:rPr>
        <w:t>9</w:t>
      </w:r>
      <w:r>
        <w:rPr>
          <w:rFonts w:ascii="方正书宋简体" w:hAnsi="方正书宋简体" w:cs="方正书宋简体"/>
          <w:sz w:val="20"/>
          <w:szCs w:val="20"/>
          <w:vertAlign w:val="superscript"/>
        </w:rPr>
        <w:t>]</w:t>
      </w:r>
      <w:r>
        <w:rPr>
          <w:rFonts w:ascii="方正书宋简体" w:hAnsi="方正书宋简体" w:cs="方正书宋简体"/>
          <w:sz w:val="20"/>
          <w:szCs w:val="20"/>
        </w:rPr>
        <w:t xml:space="preserve"> (中文)这两个标准多轮对话数据集转化为具有精确时长标注的逐渐递增的长语音测试数据，再通过tts生成音频数据。</w:t>
      </w:r>
      <w:r>
        <w:rPr>
          <w:sz w:val="20"/>
        </w:rPr>
        <mc:AlternateContent>
          <mc:Choice Requires="wps">
            <w:drawing>
              <wp:anchor distT="0" distB="0" distL="114300" distR="114300" simplePos="0" relativeHeight="251667456" behindDoc="0" locked="0" layoutInCell="1" allowOverlap="1">
                <wp:simplePos x="0" y="0"/>
                <wp:positionH relativeFrom="column">
                  <wp:posOffset>7620</wp:posOffset>
                </wp:positionH>
                <wp:positionV relativeFrom="page">
                  <wp:posOffset>1230630</wp:posOffset>
                </wp:positionV>
                <wp:extent cx="6239510" cy="5321300"/>
                <wp:effectExtent l="0" t="0" r="0" b="0"/>
                <wp:wrapTopAndBottom/>
                <wp:docPr id="30" name="文本框 30"/>
                <wp:cNvGraphicFramePr/>
                <a:graphic xmlns:a="http://schemas.openxmlformats.org/drawingml/2006/main">
                  <a:graphicData uri="http://schemas.microsoft.com/office/word/2010/wordprocessingShape">
                    <wps:wsp>
                      <wps:cNvSpPr txBox="1"/>
                      <wps:spPr>
                        <a:xfrm>
                          <a:off x="0" y="0"/>
                          <a:ext cx="6239510" cy="532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F5493F">
                            <w:pPr>
                              <w:ind w:firstLine="0"/>
                              <w:jc w:val="center"/>
                            </w:pPr>
                            <w:r>
                              <w:rPr>
                                <w:rFonts w:hint="eastAsia"/>
                              </w:rPr>
                              <w:drawing>
                                <wp:inline distT="0" distB="0" distL="114300" distR="114300">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63"/>
                                          <a:stretch>
                                            <a:fillRect/>
                                          </a:stretch>
                                        </pic:blipFill>
                                        <pic:spPr>
                                          <a:xfrm>
                                            <a:off x="0" y="0"/>
                                            <a:ext cx="4407535" cy="5059045"/>
                                          </a:xfrm>
                                          <a:prstGeom prst="rect">
                                            <a:avLst/>
                                          </a:prstGeom>
                                        </pic:spPr>
                                      </pic:pic>
                                    </a:graphicData>
                                  </a:graphic>
                                </wp:inline>
                              </w:drawing>
                            </w:r>
                          </w:p>
                          <w:p w14:paraId="0007EBD4">
                            <w:pPr>
                              <w:adjustRightInd w:val="0"/>
                              <w:spacing w:line="240" w:lineRule="auto"/>
                              <w:ind w:firstLine="0"/>
                              <w:jc w:val="center"/>
                            </w:pPr>
                            <w:r>
                              <w:rPr>
                                <w:rFonts w:hint="eastAsia"/>
                                <w:b/>
                                <w:sz w:val="18"/>
                                <w:szCs w:val="18"/>
                              </w:rPr>
                              <w:t>Algorithm 1  增量prefill的核心算法伪代码</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0.6pt;margin-top:96.9pt;height:419pt;width:491.3pt;mso-position-vertical-relative:page;mso-wrap-distance-bottom:0pt;mso-wrap-distance-top:0pt;z-index:251667456;mso-width-relative:page;mso-height-relative:page;" filled="f" stroked="f" coordsize="21600,21600" o:gfxdata="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4MKQOdYAAAAKAQAADwAAAAAAAAABACAAAAAiAAAAZHJzL2Rvd25yZXYueG1s&#10;UEsBAhQAFAAAAAgAh07iQHnI7rwzAgAAWQQAAA4AAAAAAAAAAQAgAAAAJQEAAGRycy9lMm9Eb2Mu&#10;eG1sUEsFBgAAAAAGAAYAWQEAAMoFAAAAAA==&#10;">
                <v:fill on="f" focussize="0,0"/>
                <v:stroke on="f" weight="0.5pt"/>
                <v:imagedata o:title=""/>
                <o:lock v:ext="edit" aspectratio="f"/>
                <v:textbox inset="0mm,0mm,0mm,0mm">
                  <w:txbxContent>
                    <w:p w14:paraId="7FF5493F">
                      <w:pPr>
                        <w:ind w:firstLine="0"/>
                        <w:jc w:val="center"/>
                      </w:pPr>
                      <w:r>
                        <w:rPr>
                          <w:rFonts w:hint="eastAsia"/>
                        </w:rPr>
                        <w:drawing>
                          <wp:inline distT="0" distB="0" distL="114300" distR="114300">
                            <wp:extent cx="4407535" cy="5059045"/>
                            <wp:effectExtent l="0" t="0" r="12065" b="635"/>
                            <wp:docPr id="38" name="图片 38" descr="Algorith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Algorithm 1"/>
                                    <pic:cNvPicPr>
                                      <a:picLocks noChangeAspect="1"/>
                                    </pic:cNvPicPr>
                                  </pic:nvPicPr>
                                  <pic:blipFill>
                                    <a:blip r:embed="rId163"/>
                                    <a:stretch>
                                      <a:fillRect/>
                                    </a:stretch>
                                  </pic:blipFill>
                                  <pic:spPr>
                                    <a:xfrm>
                                      <a:off x="0" y="0"/>
                                      <a:ext cx="4407535" cy="5059045"/>
                                    </a:xfrm>
                                    <a:prstGeom prst="rect">
                                      <a:avLst/>
                                    </a:prstGeom>
                                  </pic:spPr>
                                </pic:pic>
                              </a:graphicData>
                            </a:graphic>
                          </wp:inline>
                        </w:drawing>
                      </w:r>
                    </w:p>
                    <w:p w14:paraId="0007EBD4">
                      <w:pPr>
                        <w:adjustRightInd w:val="0"/>
                        <w:spacing w:line="240" w:lineRule="auto"/>
                        <w:ind w:firstLine="0"/>
                        <w:jc w:val="center"/>
                      </w:pPr>
                      <w:r>
                        <w:rPr>
                          <w:rFonts w:hint="eastAsia"/>
                          <w:b/>
                          <w:sz w:val="18"/>
                          <w:szCs w:val="18"/>
                        </w:rPr>
                        <w:t>Algorithm 1  增量prefill的核心算法伪代码</w:t>
                      </w:r>
                    </w:p>
                  </w:txbxContent>
                </v:textbox>
                <w10:wrap type="topAndBottom"/>
              </v:shape>
            </w:pict>
          </mc:Fallback>
        </mc:AlternateContent>
      </w:r>
    </w:p>
    <w:p w14:paraId="785C2516">
      <w:pPr>
        <w:ind w:firstLine="0"/>
        <w:rPr>
          <w:ins w:id="306" w:author="华血" w:date="2026-06-29T11:49:19Z"/>
          <w:rFonts w:hint="eastAsia" w:ascii="黑体" w:eastAsia="黑体"/>
          <w:b/>
          <w:sz w:val="21"/>
          <w:szCs w:val="21"/>
        </w:rPr>
      </w:pPr>
      <w:r>
        <w:rPr>
          <w:rFonts w:hint="eastAsia" w:ascii="黑体" w:eastAsia="黑体"/>
          <w:b/>
          <w:sz w:val="21"/>
          <w:szCs w:val="21"/>
        </w:rPr>
        <w:t>3.4.3 累积对话生成逻辑</w:t>
      </w:r>
    </w:p>
    <w:p w14:paraId="04088DB6">
      <w:pPr>
        <w:ind w:firstLine="0"/>
        <w:rPr>
          <w:ins w:id="307" w:author="华血" w:date="2026-06-29T11:49:20Z"/>
          <w:rFonts w:hint="eastAsia" w:ascii="黑体" w:eastAsia="黑体"/>
          <w:b/>
          <w:sz w:val="21"/>
          <w:szCs w:val="21"/>
        </w:rPr>
      </w:pPr>
    </w:p>
    <w:p w14:paraId="2EB9C19E">
      <w:pPr>
        <w:ind w:firstLine="0"/>
        <w:rPr>
          <w:rFonts w:hint="eastAsia" w:ascii="黑体" w:eastAsia="黑体"/>
          <w:b/>
          <w:sz w:val="21"/>
          <w:szCs w:val="21"/>
        </w:rPr>
      </w:pPr>
    </w:p>
    <w:p w14:paraId="0207B33C">
      <w:pPr>
        <w:adjustRightInd w:val="0"/>
        <w:spacing w:line="240" w:lineRule="auto"/>
        <w:ind w:firstLine="0"/>
        <w:jc w:val="center"/>
        <w:rPr>
          <w:b/>
          <w:sz w:val="18"/>
          <w:szCs w:val="18"/>
        </w:rPr>
      </w:pPr>
      <w:r>
        <w:rPr>
          <w:rFonts w:hint="eastAsia"/>
          <w:b/>
          <w:sz w:val="18"/>
          <w:szCs w:val="18"/>
        </w:rPr>
        <w:t>表1  对话数据累积方式</w:t>
      </w:r>
    </w:p>
    <w:p w14:paraId="7C73AA2F">
      <w:pPr>
        <w:adjustRightInd w:val="0"/>
        <w:spacing w:line="240" w:lineRule="auto"/>
        <w:ind w:firstLine="0"/>
        <w:jc w:val="center"/>
        <w:rPr>
          <w:rFonts w:ascii="方正书宋简体" w:hAnsi="方正书宋简体" w:cs="方正书宋简体"/>
          <w:sz w:val="20"/>
          <w:szCs w:val="20"/>
        </w:rPr>
      </w:pPr>
      <w:r>
        <w:rPr>
          <w:rFonts w:hint="eastAsia"/>
          <w:sz w:val="18"/>
          <w:szCs w:val="18"/>
        </w:rPr>
        <w:t>Table 1  Dialogue Data Accumulation Strategy</w:t>
      </w:r>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90"/>
        <w:gridCol w:w="1026"/>
        <w:gridCol w:w="960"/>
        <w:gridCol w:w="2340"/>
      </w:tblGrid>
      <w:tr w14:paraId="5062BBB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top w:val="single" w:color="000000" w:themeColor="text1" w:sz="12" w:space="0"/>
              <w:bottom w:val="single" w:color="000000" w:themeColor="text1" w:sz="6" w:space="0"/>
            </w:tcBorders>
          </w:tcPr>
          <w:p w14:paraId="7C54BF6A">
            <w:pPr>
              <w:adjustRightInd w:val="0"/>
              <w:ind w:firstLine="0"/>
              <w:jc w:val="center"/>
              <w:rPr>
                <w:sz w:val="15"/>
                <w:szCs w:val="15"/>
              </w:rPr>
            </w:pPr>
            <w:r>
              <w:rPr>
                <w:rFonts w:hint="eastAsia"/>
                <w:sz w:val="15"/>
                <w:szCs w:val="15"/>
              </w:rPr>
              <w:t>轮次</w:t>
            </w:r>
          </w:p>
        </w:tc>
        <w:tc>
          <w:tcPr>
            <w:tcW w:w="1026" w:type="dxa"/>
            <w:tcBorders>
              <w:top w:val="single" w:color="000000" w:themeColor="text1" w:sz="12" w:space="0"/>
              <w:bottom w:val="single" w:color="000000" w:themeColor="text1" w:sz="6" w:space="0"/>
            </w:tcBorders>
          </w:tcPr>
          <w:p w14:paraId="5A403D77">
            <w:pPr>
              <w:adjustRightInd w:val="0"/>
              <w:ind w:firstLine="0"/>
              <w:jc w:val="center"/>
              <w:rPr>
                <w:sz w:val="20"/>
                <w:szCs w:val="20"/>
              </w:rPr>
            </w:pPr>
            <w:r>
              <w:rPr>
                <w:rFonts w:hint="eastAsia"/>
                <w:sz w:val="15"/>
                <w:szCs w:val="15"/>
              </w:rPr>
              <w:t>用户</w:t>
            </w:r>
          </w:p>
        </w:tc>
        <w:tc>
          <w:tcPr>
            <w:tcW w:w="960" w:type="dxa"/>
            <w:tcBorders>
              <w:top w:val="single" w:color="000000" w:themeColor="text1" w:sz="12" w:space="0"/>
              <w:bottom w:val="single" w:color="000000" w:themeColor="text1" w:sz="6" w:space="0"/>
            </w:tcBorders>
          </w:tcPr>
          <w:p w14:paraId="6D82F716">
            <w:pPr>
              <w:adjustRightInd w:val="0"/>
              <w:ind w:firstLine="0"/>
              <w:jc w:val="center"/>
              <w:rPr>
                <w:sz w:val="15"/>
                <w:szCs w:val="15"/>
              </w:rPr>
            </w:pPr>
            <w:r>
              <w:rPr>
                <w:rFonts w:hint="eastAsia"/>
                <w:sz w:val="15"/>
                <w:szCs w:val="15"/>
              </w:rPr>
              <w:t>客服</w:t>
            </w:r>
          </w:p>
        </w:tc>
        <w:tc>
          <w:tcPr>
            <w:tcW w:w="2340" w:type="dxa"/>
            <w:tcBorders>
              <w:top w:val="single" w:color="000000" w:themeColor="text1" w:sz="12" w:space="0"/>
              <w:bottom w:val="single" w:color="000000" w:themeColor="text1" w:sz="6" w:space="0"/>
            </w:tcBorders>
          </w:tcPr>
          <w:p w14:paraId="544E06AB">
            <w:pPr>
              <w:adjustRightInd w:val="0"/>
              <w:ind w:firstLine="0"/>
              <w:jc w:val="center"/>
              <w:rPr>
                <w:sz w:val="15"/>
                <w:szCs w:val="15"/>
              </w:rPr>
            </w:pPr>
            <w:r>
              <w:rPr>
                <w:rFonts w:hint="eastAsia"/>
                <w:sz w:val="15"/>
                <w:szCs w:val="15"/>
              </w:rPr>
              <w:t>数据文本</w:t>
            </w:r>
          </w:p>
        </w:tc>
      </w:tr>
      <w:tr w14:paraId="72F984E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top w:val="single" w:color="000000" w:themeColor="text1" w:sz="6" w:space="0"/>
            </w:tcBorders>
          </w:tcPr>
          <w:p w14:paraId="76C937E5">
            <w:pPr>
              <w:adjustRightInd w:val="0"/>
              <w:ind w:firstLine="0"/>
              <w:jc w:val="center"/>
              <w:rPr>
                <w:sz w:val="15"/>
                <w:szCs w:val="15"/>
              </w:rPr>
            </w:pPr>
            <w:r>
              <w:rPr>
                <w:rFonts w:hint="eastAsia"/>
                <w:sz w:val="15"/>
                <w:szCs w:val="15"/>
              </w:rPr>
              <w:t>1</w:t>
            </w:r>
          </w:p>
        </w:tc>
        <w:tc>
          <w:tcPr>
            <w:tcW w:w="1026" w:type="dxa"/>
            <w:tcBorders>
              <w:top w:val="single" w:color="000000" w:themeColor="text1" w:sz="6" w:space="0"/>
            </w:tcBorders>
          </w:tcPr>
          <w:p w14:paraId="20723E29">
            <w:pPr>
              <w:adjustRightInd w:val="0"/>
              <w:ind w:firstLine="0"/>
              <w:jc w:val="center"/>
              <w:rPr>
                <w:sz w:val="20"/>
                <w:szCs w:val="20"/>
              </w:rPr>
            </w:pPr>
            <w:r>
              <w:rPr>
                <w:sz w:val="15"/>
                <w:szCs w:val="15"/>
              </w:rPr>
              <w:t>订一张机票</w:t>
            </w:r>
          </w:p>
        </w:tc>
        <w:tc>
          <w:tcPr>
            <w:tcW w:w="960" w:type="dxa"/>
            <w:tcBorders>
              <w:top w:val="single" w:color="000000" w:themeColor="text1" w:sz="6" w:space="0"/>
            </w:tcBorders>
          </w:tcPr>
          <w:p w14:paraId="59C76902">
            <w:pPr>
              <w:adjustRightInd w:val="0"/>
              <w:ind w:firstLine="0"/>
              <w:jc w:val="center"/>
              <w:rPr>
                <w:sz w:val="20"/>
                <w:szCs w:val="20"/>
              </w:rPr>
            </w:pPr>
            <w:r>
              <w:rPr>
                <w:sz w:val="15"/>
                <w:szCs w:val="15"/>
              </w:rPr>
              <w:t>去哪里？</w:t>
            </w:r>
          </w:p>
        </w:tc>
        <w:tc>
          <w:tcPr>
            <w:tcW w:w="2340" w:type="dxa"/>
            <w:tcBorders>
              <w:top w:val="single" w:color="000000" w:themeColor="text1" w:sz="6" w:space="0"/>
            </w:tcBorders>
          </w:tcPr>
          <w:p w14:paraId="521461D2">
            <w:pPr>
              <w:adjustRightInd w:val="0"/>
              <w:ind w:firstLine="0"/>
              <w:jc w:val="center"/>
              <w:rPr>
                <w:sz w:val="20"/>
                <w:szCs w:val="20"/>
              </w:rPr>
            </w:pPr>
            <w:r>
              <w:rPr>
                <w:sz w:val="15"/>
                <w:szCs w:val="15"/>
              </w:rPr>
              <w:t>订一张机票</w:t>
            </w:r>
          </w:p>
        </w:tc>
      </w:tr>
      <w:tr w14:paraId="4D34C7A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Pr>
          <w:p w14:paraId="696DC83F">
            <w:pPr>
              <w:adjustRightInd w:val="0"/>
              <w:ind w:firstLine="0"/>
              <w:jc w:val="center"/>
              <w:rPr>
                <w:sz w:val="15"/>
                <w:szCs w:val="15"/>
              </w:rPr>
            </w:pPr>
            <w:r>
              <w:rPr>
                <w:rFonts w:hint="eastAsia"/>
                <w:sz w:val="15"/>
                <w:szCs w:val="15"/>
              </w:rPr>
              <w:t>2</w:t>
            </w:r>
          </w:p>
        </w:tc>
        <w:tc>
          <w:tcPr>
            <w:tcW w:w="1026" w:type="dxa"/>
          </w:tcPr>
          <w:p w14:paraId="33A809CE">
            <w:pPr>
              <w:adjustRightInd w:val="0"/>
              <w:ind w:firstLine="0"/>
              <w:jc w:val="center"/>
              <w:rPr>
                <w:sz w:val="20"/>
                <w:szCs w:val="20"/>
              </w:rPr>
            </w:pPr>
            <w:r>
              <w:rPr>
                <w:sz w:val="15"/>
                <w:szCs w:val="15"/>
              </w:rPr>
              <w:t>去北京，明天出发</w:t>
            </w:r>
          </w:p>
        </w:tc>
        <w:tc>
          <w:tcPr>
            <w:tcW w:w="960" w:type="dxa"/>
          </w:tcPr>
          <w:p w14:paraId="508CF369">
            <w:pPr>
              <w:adjustRightInd w:val="0"/>
              <w:ind w:firstLine="0"/>
              <w:jc w:val="center"/>
              <w:rPr>
                <w:sz w:val="20"/>
                <w:szCs w:val="20"/>
              </w:rPr>
            </w:pPr>
            <w:r>
              <w:rPr>
                <w:sz w:val="15"/>
                <w:szCs w:val="15"/>
              </w:rPr>
              <w:t>要哪种舱位呢？</w:t>
            </w:r>
          </w:p>
        </w:tc>
        <w:tc>
          <w:tcPr>
            <w:tcW w:w="2340" w:type="dxa"/>
          </w:tcPr>
          <w:p w14:paraId="4A62D93D">
            <w:pPr>
              <w:adjustRightInd w:val="0"/>
              <w:ind w:firstLine="0"/>
              <w:jc w:val="center"/>
              <w:rPr>
                <w:sz w:val="20"/>
                <w:szCs w:val="20"/>
              </w:rPr>
            </w:pPr>
            <w:r>
              <w:rPr>
                <w:sz w:val="15"/>
                <w:szCs w:val="15"/>
              </w:rPr>
              <w:t>订一张机票，去哪里？，去北京，明天出发</w:t>
            </w:r>
          </w:p>
        </w:tc>
      </w:tr>
      <w:tr w14:paraId="3472A8E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590" w:type="dxa"/>
            <w:tcBorders>
              <w:bottom w:val="single" w:color="000000" w:themeColor="text1" w:sz="12" w:space="0"/>
            </w:tcBorders>
          </w:tcPr>
          <w:p w14:paraId="7CDD6C32">
            <w:pPr>
              <w:adjustRightInd w:val="0"/>
              <w:ind w:firstLine="0"/>
              <w:jc w:val="center"/>
              <w:rPr>
                <w:sz w:val="15"/>
                <w:szCs w:val="15"/>
              </w:rPr>
            </w:pPr>
            <w:r>
              <w:rPr>
                <w:rFonts w:hint="eastAsia"/>
                <w:sz w:val="15"/>
                <w:szCs w:val="15"/>
              </w:rPr>
              <w:t>3</w:t>
            </w:r>
          </w:p>
        </w:tc>
        <w:tc>
          <w:tcPr>
            <w:tcW w:w="1026" w:type="dxa"/>
            <w:tcBorders>
              <w:bottom w:val="single" w:color="000000" w:themeColor="text1" w:sz="12" w:space="0"/>
            </w:tcBorders>
          </w:tcPr>
          <w:p w14:paraId="558CC262">
            <w:pPr>
              <w:adjustRightInd w:val="0"/>
              <w:ind w:firstLine="0"/>
              <w:jc w:val="center"/>
              <w:rPr>
                <w:sz w:val="20"/>
                <w:szCs w:val="20"/>
              </w:rPr>
            </w:pPr>
            <w:r>
              <w:rPr>
                <w:sz w:val="15"/>
                <w:szCs w:val="15"/>
              </w:rPr>
              <w:t>要商务舱</w:t>
            </w:r>
          </w:p>
        </w:tc>
        <w:tc>
          <w:tcPr>
            <w:tcW w:w="960" w:type="dxa"/>
            <w:tcBorders>
              <w:bottom w:val="single" w:color="000000" w:themeColor="text1" w:sz="12" w:space="0"/>
            </w:tcBorders>
          </w:tcPr>
          <w:p w14:paraId="140A0C23">
            <w:pPr>
              <w:adjustRightInd w:val="0"/>
              <w:ind w:firstLine="0"/>
              <w:jc w:val="center"/>
              <w:rPr>
                <w:sz w:val="20"/>
                <w:szCs w:val="20"/>
              </w:rPr>
            </w:pPr>
            <w:r>
              <w:rPr>
                <w:sz w:val="15"/>
                <w:szCs w:val="15"/>
              </w:rPr>
              <w:t>好的，这就为您预订</w:t>
            </w:r>
          </w:p>
        </w:tc>
        <w:tc>
          <w:tcPr>
            <w:tcW w:w="2340" w:type="dxa"/>
            <w:tcBorders>
              <w:bottom w:val="single" w:color="000000" w:themeColor="text1" w:sz="12" w:space="0"/>
            </w:tcBorders>
          </w:tcPr>
          <w:p w14:paraId="608048B8">
            <w:pPr>
              <w:adjustRightInd w:val="0"/>
              <w:ind w:firstLine="0"/>
              <w:jc w:val="center"/>
              <w:rPr>
                <w:sz w:val="20"/>
                <w:szCs w:val="20"/>
              </w:rPr>
            </w:pPr>
            <w:r>
              <w:rPr>
                <w:sz w:val="15"/>
                <w:szCs w:val="15"/>
              </w:rPr>
              <w:t>订一张机票，去哪里？，去北京，明天出发。要哪种舱位呢？要商务舱</w:t>
            </w:r>
          </w:p>
        </w:tc>
      </w:tr>
    </w:tbl>
    <w:p w14:paraId="2DC6EC54">
      <w:pPr>
        <w:ind w:firstLine="410"/>
        <w:rPr>
          <w:rFonts w:ascii="方正书宋简体" w:hAnsi="方正书宋简体" w:cs="方正书宋简体"/>
          <w:sz w:val="20"/>
          <w:szCs w:val="20"/>
        </w:rPr>
      </w:pPr>
    </w:p>
    <w:p w14:paraId="43652BC1">
      <w:pPr>
        <w:ind w:firstLine="410"/>
        <w:rPr>
          <w:rFonts w:ascii="方正书宋简体" w:hAnsi="方正书宋简体" w:cs="方正书宋简体"/>
          <w:sz w:val="20"/>
          <w:szCs w:val="20"/>
        </w:rPr>
      </w:pPr>
      <w:ins w:id="308" w:author="华血" w:date="2026-06-28T10:22:27Z">
        <w:r>
          <w:rPr>
            <w:rFonts w:hint="eastAsia" w:ascii="方正书宋简体" w:hAnsi="方正书宋简体" w:cs="方正书宋简体"/>
            <w:sz w:val="20"/>
            <w:szCs w:val="20"/>
            <w:rPrChange w:id="309" w:author="华血" w:date="2026-06-28T10:22:27Z">
              <w:rPr>
                <w:rFonts w:hint="eastAsia"/>
              </w:rPr>
            </w:rPrChange>
          </w:rPr>
          <w:t>MultiWOZ 和 CrossWOZ 均包含多轮对话信息，但其中单次用户输入通常较短，难以直接覆盖长语音输入场景。为模拟用户在实际语音交互中一次性陈述复杂需求或连续补充信息的情况，本实验采用“累积对话”策略构造长输入样本。如表1所示，算法沿对话历史逐轮遍历，将当前轮及此前若干轮的用户侧输入与系统回复文本进行累积拼接，从而生成长度递增的输入序列</w:t>
        </w:r>
      </w:ins>
      <w:del w:id="310" w:author="华血" w:date="2026-06-28T10:22:27Z">
        <w:commentRangeStart w:id="11"/>
        <w:r>
          <w:rPr>
            <w:rFonts w:hint="eastAsia" w:ascii="方正书宋简体" w:hAnsi="方正书宋简体" w:cs="方正书宋简体"/>
            <w:sz w:val="20"/>
            <w:szCs w:val="20"/>
          </w:rPr>
          <w:delText>由于原始数据集中均为单轮对话，一次输入的时长有限。</w:delText>
        </w:r>
      </w:del>
      <w:del w:id="311" w:author="华血" w:date="2026-06-28T10:22:27Z">
        <w:r>
          <w:rPr>
            <w:rFonts w:ascii="方正书宋简体" w:hAnsi="方正书宋简体" w:cs="方正书宋简体"/>
            <w:sz w:val="20"/>
            <w:szCs w:val="20"/>
          </w:rPr>
          <w:delText>为了模拟用户进行长语音输入的真实场景(例如用户一口气陈述复杂的旅行需求，或在对话中不断补充信息)，本实验采用了“累积对话”策略。如表</w:delText>
        </w:r>
      </w:del>
      <w:del w:id="312" w:author="华血" w:date="2026-06-28T10:22:27Z">
        <w:r>
          <w:rPr>
            <w:rFonts w:hint="eastAsia" w:ascii="方正书宋简体" w:hAnsi="方正书宋简体" w:cs="方正书宋简体"/>
            <w:sz w:val="20"/>
            <w:szCs w:val="20"/>
          </w:rPr>
          <w:delText>1</w:delText>
        </w:r>
      </w:del>
      <w:del w:id="313" w:author="华血" w:date="2026-06-28T10:22:27Z">
        <w:r>
          <w:rPr>
            <w:rFonts w:ascii="方正书宋简体" w:hAnsi="方正书宋简体" w:cs="方正书宋简体"/>
            <w:sz w:val="20"/>
            <w:szCs w:val="20"/>
          </w:rPr>
          <w:delText xml:space="preserve"> 所示，算法遍历对话历史，将多轮对话中的用户侧(User)与上一轮的用户+系统回复文本进行累积拼接，从而构造出长度递增的输入序列</w:delText>
        </w:r>
      </w:del>
      <w:r>
        <w:rPr>
          <w:rFonts w:ascii="方正书宋简体" w:hAnsi="方正书宋简体" w:cs="方正书宋简体"/>
          <w:sz w:val="20"/>
          <w:szCs w:val="20"/>
        </w:rPr>
        <w:t>。</w:t>
      </w:r>
      <w:commentRangeEnd w:id="11"/>
      <w:r>
        <w:rPr>
          <w:rStyle w:val="37"/>
          <w:rFonts w:ascii="方正书宋简体" w:hAnsi="方正书宋简体" w:cs="方正书宋简体"/>
          <w:sz w:val="20"/>
          <w:szCs w:val="20"/>
        </w:rPr>
        <w:commentReference w:id="11"/>
      </w:r>
    </w:p>
    <w:p w14:paraId="1B4C71C5">
      <w:pPr>
        <w:ind w:firstLine="410"/>
        <w:rPr>
          <w:rFonts w:ascii="方正书宋简体" w:hAnsi="方正书宋简体" w:cs="方正书宋简体"/>
          <w:sz w:val="20"/>
          <w:szCs w:val="20"/>
        </w:rPr>
      </w:pPr>
      <w:r>
        <w:rPr>
          <w:rFonts w:ascii="方正书宋简体" w:hAnsi="方正书宋简体" w:cs="方正书宋简体"/>
          <w:sz w:val="20"/>
          <w:szCs w:val="20"/>
        </w:rPr>
        <w:t>通过此策略，</w:t>
      </w:r>
      <w:del w:id="314" w:author="华血" w:date="2026-06-28T16:13:24Z">
        <w:r>
          <w:rPr>
            <w:rFonts w:hint="default" w:ascii="方正书宋简体" w:hAnsi="方正书宋简体" w:cs="方正书宋简体"/>
            <w:sz w:val="20"/>
            <w:szCs w:val="20"/>
            <w:lang w:val="en-US"/>
          </w:rPr>
          <w:delText>我们</w:delText>
        </w:r>
      </w:del>
      <w:ins w:id="315" w:author="华血" w:date="2026-06-28T16:13:50Z">
        <w:r>
          <w:rPr>
            <w:rFonts w:hint="eastAsia" w:ascii="方正书宋简体" w:hAnsi="方正书宋简体" w:cs="方正书宋简体"/>
            <w:sz w:val="20"/>
            <w:szCs w:val="20"/>
            <w:lang w:val="en-US" w:eastAsia="zh-CN"/>
          </w:rPr>
          <w:t>既能</w:t>
        </w:r>
      </w:ins>
      <w:del w:id="316" w:author="华血" w:date="2026-06-28T16:13:52Z">
        <w:r>
          <w:rPr>
            <w:rFonts w:ascii="方正书宋简体" w:hAnsi="方正书宋简体" w:cs="方正书宋简体"/>
            <w:sz w:val="20"/>
            <w:szCs w:val="20"/>
          </w:rPr>
          <w:delText>能</w:delText>
        </w:r>
      </w:del>
      <w:del w:id="317" w:author="华血" w:date="2026-06-28T16:13:31Z">
        <w:r>
          <w:rPr>
            <w:rFonts w:ascii="方正书宋简体" w:hAnsi="方正书宋简体" w:cs="方正书宋简体"/>
            <w:sz w:val="20"/>
            <w:szCs w:val="20"/>
          </w:rPr>
          <w:delText>够</w:delText>
        </w:r>
      </w:del>
      <w:r>
        <w:rPr>
          <w:rFonts w:ascii="方正书宋简体" w:hAnsi="方正书宋简体" w:cs="方正书宋简体"/>
          <w:sz w:val="20"/>
          <w:szCs w:val="20"/>
        </w:rPr>
        <w:t>基于真实的语义语境，生成从 3 秒至 60 秒以上不等的连续语音样本，有效覆盖了从短指令到长篇陈述的各种交互形态，解决了传统数据集缺乏长语音样本的问题。</w:t>
      </w:r>
    </w:p>
    <w:p w14:paraId="5EB54032">
      <w:pPr>
        <w:ind w:firstLine="0"/>
        <w:rPr>
          <w:rFonts w:ascii="黑体" w:eastAsia="黑体"/>
          <w:b/>
          <w:sz w:val="21"/>
          <w:szCs w:val="21"/>
        </w:rPr>
      </w:pPr>
      <w:r>
        <w:rPr>
          <w:rFonts w:hint="eastAsia" w:ascii="黑体" w:eastAsia="黑体"/>
          <w:b/>
          <w:sz w:val="21"/>
          <w:szCs w:val="21"/>
        </w:rPr>
        <w:t>3.4.3 数据处理流水线</w:t>
      </w:r>
    </w:p>
    <w:p w14:paraId="6A6CAFC1">
      <w:pPr>
        <w:ind w:firstLine="410"/>
        <w:rPr>
          <w:rFonts w:ascii="方正书宋简体" w:hAnsi="方正书宋简体" w:cs="方正书宋简体"/>
          <w:sz w:val="20"/>
          <w:szCs w:val="20"/>
        </w:rPr>
      </w:pPr>
      <w:r>
        <w:rPr>
          <w:rFonts w:ascii="方正书宋简体" w:hAnsi="方正书宋简体" w:cs="方正书宋简体"/>
          <w:sz w:val="20"/>
          <w:szCs w:val="20"/>
        </w:rPr>
        <w:t>数据构建过程包含三个严格顺序执行的阶段：</w:t>
      </w:r>
    </w:p>
    <w:p w14:paraId="669F6709">
      <w:pPr>
        <w:ind w:firstLine="410"/>
        <w:rPr>
          <w:rFonts w:ascii="方正书宋简体" w:hAnsi="方正书宋简体" w:cs="方正书宋简体"/>
          <w:sz w:val="20"/>
          <w:szCs w:val="20"/>
        </w:rPr>
      </w:pPr>
      <w:r>
        <w:rPr>
          <w:rFonts w:ascii="方正书宋简体" w:hAnsi="方正书宋简体" w:cs="方正书宋简体"/>
          <w:sz w:val="20"/>
          <w:szCs w:val="20"/>
        </w:rPr>
        <w:t>首先是历史累积与筛选。策略遍历源数据集，应用上述累积生成逻辑。为了聚焦长语音场景下的性能瓶颈，系统按文本长度对生成样本进行倒序排列，优先选取最长的前</w:t>
      </w:r>
      <w:r>
        <w:rPr>
          <w:rFonts w:hint="eastAsia" w:ascii="方正书宋简体" w:hAnsi="方正书宋简体" w:cs="方正书宋简体"/>
          <w:sz w:val="20"/>
          <w:szCs w:val="20"/>
        </w:rPr>
        <w:t>N</w:t>
      </w:r>
      <w:r>
        <w:rPr>
          <w:rFonts w:ascii="方正书宋简体" w:hAnsi="方正书宋简体" w:cs="方正书宋简体"/>
          <w:sz w:val="20"/>
          <w:szCs w:val="20"/>
        </w:rPr>
        <w:t>个对话片段，并设置最大文本长度阈值(英文 2050 字符，中文 720 字符)以防止显存溢出</w:t>
      </w:r>
      <w:r>
        <w:rPr>
          <w:rFonts w:hint="eastAsia" w:ascii="方正书宋简体" w:hAnsi="方正书宋简体" w:cs="方正书宋简体"/>
          <w:sz w:val="20"/>
          <w:szCs w:val="20"/>
        </w:rPr>
        <w:t>，且设置语音长度上限可以防止无意义的增加实验时间。</w:t>
      </w:r>
    </w:p>
    <w:p w14:paraId="0C40C201">
      <w:pPr>
        <w:ind w:firstLine="410"/>
        <w:rPr>
          <w:rFonts w:ascii="方正书宋简体" w:hAnsi="方正书宋简体" w:cs="方正书宋简体"/>
          <w:sz w:val="20"/>
          <w:szCs w:val="20"/>
        </w:rPr>
      </w:pPr>
      <w:r>
        <w:rPr>
          <w:rFonts w:ascii="方正书宋简体" w:hAnsi="方正书宋简体" w:cs="方正书宋简体"/>
          <w:sz w:val="20"/>
          <w:szCs w:val="20"/>
        </w:rPr>
        <w:t>其次是并发TTS音频合成。本研究集成了阿里巴巴提出的CosyVoice大模型语音合成服务</w:t>
      </w:r>
      <w:r>
        <w:rPr>
          <w:rFonts w:ascii="方正书宋简体" w:hAnsi="方正书宋简体" w:cs="方正书宋简体"/>
          <w:sz w:val="20"/>
          <w:szCs w:val="20"/>
          <w:vertAlign w:val="superscript"/>
        </w:rPr>
        <w:t>[</w:t>
      </w:r>
      <w:r>
        <w:rPr>
          <w:rFonts w:hint="eastAsia" w:ascii="方正书宋简体" w:hAnsi="方正书宋简体" w:cs="方正书宋简体"/>
          <w:sz w:val="20"/>
          <w:szCs w:val="20"/>
          <w:vertAlign w:val="superscript"/>
        </w:rPr>
        <w:t>20</w:t>
      </w:r>
      <w:r>
        <w:rPr>
          <w:rFonts w:ascii="方正书宋简体" w:hAnsi="方正书宋简体" w:cs="方正书宋简体"/>
          <w:sz w:val="20"/>
          <w:szCs w:val="20"/>
          <w:vertAlign w:val="superscript"/>
        </w:rPr>
        <w:t>]</w:t>
      </w:r>
      <w:r>
        <w:rPr>
          <w:rFonts w:ascii="方正书宋简体" w:hAnsi="方正书宋简体" w:cs="方正书宋简体"/>
          <w:sz w:val="20"/>
          <w:szCs w:val="20"/>
        </w:rPr>
        <w:t>。相较于传统TTS，CosyVoice能够生成韵律更自然、情感更丰富的高保真语音波形，更贴近真实人声输入。在工程实现上，</w:t>
      </w:r>
      <w:del w:id="318" w:author="华血" w:date="2026-06-28T16:14:06Z">
        <w:r>
          <w:rPr>
            <w:rFonts w:ascii="方正书宋简体" w:hAnsi="方正书宋简体" w:cs="方正书宋简体"/>
            <w:sz w:val="20"/>
            <w:szCs w:val="20"/>
          </w:rPr>
          <w:delText>我们</w:delText>
        </w:r>
      </w:del>
      <w:r>
        <w:rPr>
          <w:rFonts w:ascii="方正书宋简体" w:hAnsi="方正书宋简体" w:cs="方正书宋简体"/>
          <w:sz w:val="20"/>
          <w:szCs w:val="20"/>
        </w:rPr>
        <w:t>开发了批量处理模块，采用多线程异步请求机制，显著提升了大规模数据生成的效率。</w:t>
      </w:r>
    </w:p>
    <w:p w14:paraId="2B5F4BE6">
      <w:pPr>
        <w:ind w:firstLine="410"/>
        <w:rPr>
          <w:rFonts w:ascii="方正书宋简体" w:hAnsi="方正书宋简体" w:cs="方正书宋简体"/>
          <w:sz w:val="20"/>
          <w:szCs w:val="20"/>
        </w:rPr>
      </w:pPr>
      <w:r>
        <w:rPr>
          <w:rFonts w:ascii="方正书宋简体" w:hAnsi="方正书宋简体" w:cs="方正书宋简体"/>
          <w:sz w:val="20"/>
          <w:szCs w:val="20"/>
        </w:rPr>
        <w:t>最后是时长校准与元数据同步。由于生成式 TTS 模型的语速具有非确定性，简单的基于文本字数的时长估算往往存在误差。本管线通过解析生成的WAV 文件头来获取以秒为单位（可精确到毫秒级）的物理时长。该真实时长被回写至测试元数据JSON中，作为后续实验中</w:t>
      </w:r>
      <w:r>
        <w:rPr>
          <w:rFonts w:hint="eastAsia" w:ascii="方正书宋简体" w:hAnsi="方正书宋简体" w:cs="方正书宋简体"/>
          <w:sz w:val="20"/>
          <w:szCs w:val="20"/>
        </w:rPr>
        <w:t>X</w:t>
      </w:r>
      <w:r>
        <w:rPr>
          <w:rFonts w:ascii="方正书宋简体" w:hAnsi="方正书宋简体" w:cs="方正书宋简体"/>
          <w:sz w:val="20"/>
          <w:szCs w:val="20"/>
        </w:rPr>
        <w:t>轴（输入时长）的真值依据(Ground Truth)。</w:t>
      </w:r>
    </w:p>
    <w:p w14:paraId="01EF7E7D">
      <w:pPr>
        <w:ind w:firstLine="0"/>
        <w:rPr>
          <w:rFonts w:ascii="黑体" w:eastAsia="黑体"/>
          <w:b/>
          <w:sz w:val="21"/>
          <w:szCs w:val="21"/>
        </w:rPr>
      </w:pPr>
      <w:r>
        <w:rPr>
          <w:rFonts w:hint="eastAsia" w:ascii="黑体" w:eastAsia="黑体"/>
          <w:b/>
          <w:sz w:val="21"/>
          <w:szCs w:val="21"/>
        </w:rPr>
        <w:t>3.4.4 测试集分组定义</w:t>
      </w:r>
    </w:p>
    <w:p w14:paraId="5BD44345">
      <w:pPr>
        <w:ind w:firstLine="410"/>
        <w:rPr>
          <w:rFonts w:ascii="方正书宋简体" w:hAnsi="方正书宋简体" w:cs="方正书宋简体"/>
          <w:sz w:val="20"/>
          <w:szCs w:val="20"/>
        </w:rPr>
      </w:pPr>
      <w:r>
        <w:rPr>
          <w:rFonts w:ascii="方正书宋简体" w:hAnsi="方正书宋简体" w:cs="方正书宋简体"/>
          <w:sz w:val="20"/>
          <w:szCs w:val="20"/>
        </w:rPr>
        <w:t>为了细粒度分析不同时长下的延迟表现，</w:t>
      </w:r>
      <w:del w:id="319" w:author="华血" w:date="2026-06-28T16:14:18Z">
        <w:r>
          <w:rPr>
            <w:rFonts w:ascii="方正书宋简体" w:hAnsi="方正书宋简体" w:cs="方正书宋简体"/>
            <w:sz w:val="20"/>
            <w:szCs w:val="20"/>
          </w:rPr>
          <w:delText>我们</w:delText>
        </w:r>
      </w:del>
      <w:r>
        <w:rPr>
          <w:rFonts w:ascii="方正书宋简体" w:hAnsi="方正书宋简体" w:cs="方正书宋简体"/>
          <w:sz w:val="20"/>
          <w:szCs w:val="20"/>
        </w:rPr>
        <w:t>将生成的样本集依据</w:t>
      </w:r>
      <w:r>
        <w:rPr>
          <w:rFonts w:hint="eastAsia" w:ascii="方正书宋简体" w:hAnsi="方正书宋简体" w:cs="方正书宋简体"/>
          <w:sz w:val="20"/>
          <w:szCs w:val="20"/>
        </w:rPr>
        <w:t>音频时长</w:t>
      </w:r>
      <w:r>
        <w:rPr>
          <w:rFonts w:ascii="方正书宋简体" w:hAnsi="方正书宋简体" w:cs="方正书宋简体"/>
          <w:sz w:val="20"/>
          <w:szCs w:val="20"/>
        </w:rPr>
        <w:t>划分为</w:t>
      </w:r>
      <w:r>
        <w:rPr>
          <w:rFonts w:hint="eastAsia" w:ascii="方正书宋简体" w:hAnsi="方正书宋简体" w:cs="方正书宋简体"/>
          <w:sz w:val="20"/>
          <w:szCs w:val="20"/>
        </w:rPr>
        <w:t>五</w:t>
      </w:r>
      <w:r>
        <w:rPr>
          <w:rFonts w:ascii="方正书宋简体" w:hAnsi="方正书宋简体" w:cs="方正书宋简体"/>
          <w:sz w:val="20"/>
          <w:szCs w:val="20"/>
        </w:rPr>
        <w:t>个标准实验组(见表</w:t>
      </w:r>
      <w:r>
        <w:rPr>
          <w:rFonts w:hint="eastAsia" w:ascii="方正书宋简体" w:hAnsi="方正书宋简体" w:cs="方正书宋简体"/>
          <w:sz w:val="20"/>
          <w:szCs w:val="20"/>
        </w:rPr>
        <w:t>2</w:t>
      </w:r>
      <w:r>
        <w:rPr>
          <w:rFonts w:ascii="方正书宋简体" w:hAnsi="方正书宋简体" w:cs="方正书宋简体"/>
          <w:sz w:val="20"/>
          <w:szCs w:val="20"/>
        </w:rPr>
        <w:t>)。</w:t>
      </w:r>
    </w:p>
    <w:p w14:paraId="7925A14E">
      <w:pPr>
        <w:adjustRightInd w:val="0"/>
        <w:spacing w:line="240" w:lineRule="auto"/>
        <w:ind w:firstLine="0"/>
        <w:jc w:val="center"/>
        <w:rPr>
          <w:b/>
          <w:sz w:val="18"/>
          <w:szCs w:val="18"/>
        </w:rPr>
      </w:pPr>
      <w:r>
        <w:rPr>
          <w:rFonts w:hint="eastAsia"/>
          <w:b/>
          <w:sz w:val="18"/>
          <w:szCs w:val="18"/>
        </w:rPr>
        <w:t>表2  音频时长分组</w:t>
      </w:r>
    </w:p>
    <w:p w14:paraId="33AA2C1E">
      <w:pPr>
        <w:adjustRightInd w:val="0"/>
        <w:spacing w:line="240" w:lineRule="auto"/>
        <w:ind w:firstLine="0"/>
        <w:jc w:val="center"/>
        <w:rPr>
          <w:rFonts w:ascii="方正书宋简体" w:hAnsi="方正书宋简体" w:cs="方正书宋简体"/>
          <w:sz w:val="20"/>
          <w:szCs w:val="20"/>
        </w:rPr>
      </w:pPr>
      <w:r>
        <w:rPr>
          <w:rFonts w:hint="eastAsia"/>
          <w:sz w:val="18"/>
          <w:szCs w:val="18"/>
        </w:rPr>
        <w:t>Table 2  Audio Duration Groups</w:t>
      </w:r>
    </w:p>
    <w:tbl>
      <w:tblPr>
        <w:tblStyle w:val="28"/>
        <w:tblW w:w="0" w:type="auto"/>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6"/>
        <w:gridCol w:w="990"/>
        <w:gridCol w:w="1192"/>
        <w:gridCol w:w="1831"/>
      </w:tblGrid>
      <w:tr w14:paraId="498E7E8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top w:val="single" w:color="000000" w:themeColor="text1" w:sz="12" w:space="0"/>
              <w:bottom w:val="single" w:color="000000" w:themeColor="text1" w:sz="6" w:space="0"/>
            </w:tcBorders>
          </w:tcPr>
          <w:p w14:paraId="226B3B44">
            <w:pPr>
              <w:adjustRightInd w:val="0"/>
              <w:ind w:firstLine="0"/>
              <w:jc w:val="center"/>
              <w:rPr>
                <w:sz w:val="15"/>
                <w:szCs w:val="15"/>
              </w:rPr>
            </w:pPr>
            <w:r>
              <w:rPr>
                <w:rFonts w:hint="eastAsia"/>
                <w:sz w:val="15"/>
                <w:szCs w:val="15"/>
              </w:rPr>
              <w:t>组名</w:t>
            </w:r>
          </w:p>
        </w:tc>
        <w:tc>
          <w:tcPr>
            <w:tcW w:w="990" w:type="dxa"/>
            <w:tcBorders>
              <w:top w:val="single" w:color="000000" w:themeColor="text1" w:sz="12" w:space="0"/>
              <w:bottom w:val="single" w:color="000000" w:themeColor="text1" w:sz="6" w:space="0"/>
            </w:tcBorders>
          </w:tcPr>
          <w:p w14:paraId="06CD544E">
            <w:pPr>
              <w:adjustRightInd w:val="0"/>
              <w:ind w:firstLine="0"/>
              <w:jc w:val="center"/>
              <w:rPr>
                <w:sz w:val="20"/>
                <w:szCs w:val="20"/>
              </w:rPr>
            </w:pPr>
            <w:r>
              <w:rPr>
                <w:rFonts w:hint="eastAsia"/>
                <w:sz w:val="15"/>
                <w:szCs w:val="15"/>
              </w:rPr>
              <w:t>时长(s)</w:t>
            </w:r>
          </w:p>
        </w:tc>
        <w:tc>
          <w:tcPr>
            <w:tcW w:w="1192" w:type="dxa"/>
            <w:tcBorders>
              <w:top w:val="single" w:color="000000" w:themeColor="text1" w:sz="12" w:space="0"/>
              <w:bottom w:val="single" w:color="000000" w:themeColor="text1" w:sz="6" w:space="0"/>
            </w:tcBorders>
          </w:tcPr>
          <w:p w14:paraId="0E27FB72">
            <w:pPr>
              <w:adjustRightInd w:val="0"/>
              <w:ind w:firstLine="0"/>
              <w:jc w:val="center"/>
              <w:rPr>
                <w:sz w:val="15"/>
                <w:szCs w:val="15"/>
              </w:rPr>
            </w:pPr>
            <w:r>
              <w:rPr>
                <w:rFonts w:hint="eastAsia"/>
                <w:sz w:val="15"/>
                <w:szCs w:val="15"/>
              </w:rPr>
              <w:t>典型场景</w:t>
            </w:r>
          </w:p>
        </w:tc>
        <w:tc>
          <w:tcPr>
            <w:tcW w:w="1831" w:type="dxa"/>
            <w:tcBorders>
              <w:top w:val="single" w:color="000000" w:themeColor="text1" w:sz="12" w:space="0"/>
              <w:bottom w:val="single" w:color="000000" w:themeColor="text1" w:sz="6" w:space="0"/>
            </w:tcBorders>
          </w:tcPr>
          <w:p w14:paraId="2EE6065A">
            <w:pPr>
              <w:adjustRightInd w:val="0"/>
              <w:ind w:firstLine="0"/>
              <w:jc w:val="center"/>
              <w:rPr>
                <w:sz w:val="15"/>
                <w:szCs w:val="15"/>
              </w:rPr>
            </w:pPr>
            <w:r>
              <w:rPr>
                <w:rFonts w:hint="eastAsia"/>
                <w:sz w:val="15"/>
                <w:szCs w:val="15"/>
              </w:rPr>
              <w:t>实验聚焦</w:t>
            </w:r>
          </w:p>
        </w:tc>
      </w:tr>
      <w:tr w14:paraId="4C10C53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top w:val="single" w:color="000000" w:themeColor="text1" w:sz="6" w:space="0"/>
            </w:tcBorders>
          </w:tcPr>
          <w:p w14:paraId="7A9957C9">
            <w:pPr>
              <w:adjustRightInd w:val="0"/>
              <w:ind w:firstLine="0"/>
              <w:jc w:val="center"/>
              <w:rPr>
                <w:sz w:val="15"/>
                <w:szCs w:val="15"/>
              </w:rPr>
            </w:pPr>
            <w:r>
              <w:rPr>
                <w:rFonts w:hint="eastAsia"/>
                <w:sz w:val="15"/>
                <w:szCs w:val="15"/>
              </w:rPr>
              <w:t>Short</w:t>
            </w:r>
          </w:p>
        </w:tc>
        <w:tc>
          <w:tcPr>
            <w:tcW w:w="990" w:type="dxa"/>
            <w:tcBorders>
              <w:top w:val="single" w:color="000000" w:themeColor="text1" w:sz="6" w:space="0"/>
            </w:tcBorders>
          </w:tcPr>
          <w:p w14:paraId="67C9AA2F">
            <w:pPr>
              <w:adjustRightInd w:val="0"/>
              <w:ind w:firstLine="0"/>
              <w:jc w:val="center"/>
              <w:rPr>
                <w:sz w:val="20"/>
                <w:szCs w:val="20"/>
              </w:rPr>
            </w:pPr>
            <w:r>
              <w:rPr>
                <w:rFonts w:hint="eastAsia"/>
                <w:sz w:val="15"/>
                <w:szCs w:val="15"/>
              </w:rPr>
              <w:t>T&lt;5</w:t>
            </w:r>
          </w:p>
        </w:tc>
        <w:tc>
          <w:tcPr>
            <w:tcW w:w="1192" w:type="dxa"/>
            <w:tcBorders>
              <w:top w:val="single" w:color="000000" w:themeColor="text1" w:sz="6" w:space="0"/>
            </w:tcBorders>
          </w:tcPr>
          <w:p w14:paraId="3E92CA21">
            <w:pPr>
              <w:adjustRightInd w:val="0"/>
              <w:ind w:firstLine="0"/>
              <w:jc w:val="center"/>
              <w:rPr>
                <w:sz w:val="20"/>
                <w:szCs w:val="20"/>
              </w:rPr>
            </w:pPr>
            <w:r>
              <w:rPr>
                <w:rFonts w:hint="eastAsia"/>
                <w:sz w:val="15"/>
                <w:szCs w:val="15"/>
              </w:rPr>
              <w:t>短指令</w:t>
            </w:r>
          </w:p>
        </w:tc>
        <w:tc>
          <w:tcPr>
            <w:tcW w:w="1831" w:type="dxa"/>
            <w:tcBorders>
              <w:top w:val="single" w:color="000000" w:themeColor="text1" w:sz="6" w:space="0"/>
            </w:tcBorders>
          </w:tcPr>
          <w:p w14:paraId="206133E6">
            <w:pPr>
              <w:adjustRightInd w:val="0"/>
              <w:ind w:firstLine="0"/>
              <w:jc w:val="center"/>
              <w:rPr>
                <w:sz w:val="20"/>
                <w:szCs w:val="20"/>
              </w:rPr>
            </w:pPr>
            <w:r>
              <w:rPr>
                <w:rFonts w:hint="eastAsia"/>
                <w:sz w:val="15"/>
                <w:szCs w:val="15"/>
              </w:rPr>
              <w:t xml:space="preserve">基准延迟验证 (Baseline Latency)  </w:t>
            </w:r>
          </w:p>
        </w:tc>
      </w:tr>
      <w:tr w14:paraId="7B418E7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3A6A8D79">
            <w:pPr>
              <w:adjustRightInd w:val="0"/>
              <w:ind w:firstLine="0"/>
              <w:jc w:val="center"/>
              <w:rPr>
                <w:sz w:val="15"/>
                <w:szCs w:val="15"/>
              </w:rPr>
            </w:pPr>
            <w:r>
              <w:rPr>
                <w:rFonts w:hint="eastAsia"/>
                <w:sz w:val="15"/>
                <w:szCs w:val="15"/>
              </w:rPr>
              <w:t>Medium</w:t>
            </w:r>
          </w:p>
        </w:tc>
        <w:tc>
          <w:tcPr>
            <w:tcW w:w="990" w:type="dxa"/>
          </w:tcPr>
          <w:p w14:paraId="24C2212B">
            <w:pPr>
              <w:adjustRightInd w:val="0"/>
              <w:ind w:firstLine="0"/>
              <w:jc w:val="center"/>
              <w:rPr>
                <w:sz w:val="20"/>
                <w:szCs w:val="20"/>
              </w:rPr>
            </w:pPr>
            <w:r>
              <w:rPr>
                <w:rFonts w:hint="eastAsia"/>
                <w:sz w:val="15"/>
                <w:szCs w:val="15"/>
              </w:rPr>
              <w:t>5</w:t>
            </w:r>
            <w:r>
              <w:rPr>
                <w:rFonts w:ascii="Arial" w:hAnsi="Arial" w:cs="Arial"/>
                <w:sz w:val="15"/>
                <w:szCs w:val="15"/>
              </w:rPr>
              <w:t>≤</w:t>
            </w:r>
            <w:r>
              <w:rPr>
                <w:rFonts w:hint="eastAsia"/>
                <w:sz w:val="15"/>
                <w:szCs w:val="15"/>
              </w:rPr>
              <w:t>T&lt;15</w:t>
            </w:r>
          </w:p>
        </w:tc>
        <w:tc>
          <w:tcPr>
            <w:tcW w:w="1192" w:type="dxa"/>
          </w:tcPr>
          <w:p w14:paraId="467F29AA">
            <w:pPr>
              <w:adjustRightInd w:val="0"/>
              <w:ind w:firstLine="0"/>
              <w:jc w:val="center"/>
              <w:rPr>
                <w:sz w:val="20"/>
                <w:szCs w:val="20"/>
              </w:rPr>
            </w:pPr>
            <w:r>
              <w:rPr>
                <w:rFonts w:hint="eastAsia"/>
                <w:sz w:val="15"/>
                <w:szCs w:val="15"/>
              </w:rPr>
              <w:t xml:space="preserve">包含多轮意图的陈述   </w:t>
            </w:r>
          </w:p>
        </w:tc>
        <w:tc>
          <w:tcPr>
            <w:tcW w:w="1831" w:type="dxa"/>
          </w:tcPr>
          <w:p w14:paraId="176E3DB2">
            <w:pPr>
              <w:adjustRightInd w:val="0"/>
              <w:ind w:firstLine="0"/>
              <w:jc w:val="center"/>
              <w:rPr>
                <w:sz w:val="20"/>
                <w:szCs w:val="20"/>
              </w:rPr>
            </w:pPr>
            <w:r>
              <w:rPr>
                <w:rFonts w:hint="eastAsia"/>
                <w:sz w:val="15"/>
                <w:szCs w:val="15"/>
              </w:rPr>
              <w:t>日常对话性能 (Daily Conversation)</w:t>
            </w:r>
          </w:p>
        </w:tc>
      </w:tr>
      <w:tr w14:paraId="0BDF39E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1D031292">
            <w:pPr>
              <w:adjustRightInd w:val="0"/>
              <w:ind w:firstLine="0"/>
              <w:jc w:val="center"/>
              <w:rPr>
                <w:sz w:val="15"/>
                <w:szCs w:val="15"/>
              </w:rPr>
            </w:pPr>
            <w:r>
              <w:rPr>
                <w:rFonts w:hint="eastAsia"/>
                <w:sz w:val="15"/>
                <w:szCs w:val="15"/>
              </w:rPr>
              <w:t>Long</w:t>
            </w:r>
          </w:p>
        </w:tc>
        <w:tc>
          <w:tcPr>
            <w:tcW w:w="990" w:type="dxa"/>
          </w:tcPr>
          <w:p w14:paraId="19EC2C74">
            <w:pPr>
              <w:adjustRightInd w:val="0"/>
              <w:ind w:firstLine="0"/>
              <w:jc w:val="center"/>
              <w:rPr>
                <w:sz w:val="20"/>
                <w:szCs w:val="20"/>
              </w:rPr>
            </w:pPr>
            <w:r>
              <w:rPr>
                <w:rFonts w:hint="eastAsia"/>
                <w:sz w:val="15"/>
                <w:szCs w:val="15"/>
              </w:rPr>
              <w:t>15</w:t>
            </w:r>
            <w:r>
              <w:rPr>
                <w:rFonts w:ascii="Arial" w:hAnsi="Arial" w:cs="Arial"/>
                <w:sz w:val="15"/>
                <w:szCs w:val="15"/>
              </w:rPr>
              <w:t>≤</w:t>
            </w:r>
            <w:r>
              <w:rPr>
                <w:rFonts w:hint="eastAsia"/>
                <w:sz w:val="15"/>
                <w:szCs w:val="15"/>
              </w:rPr>
              <w:t>T&lt;30</w:t>
            </w:r>
          </w:p>
        </w:tc>
        <w:tc>
          <w:tcPr>
            <w:tcW w:w="1192" w:type="dxa"/>
          </w:tcPr>
          <w:p w14:paraId="14722793">
            <w:pPr>
              <w:adjustRightInd w:val="0"/>
              <w:ind w:firstLine="0"/>
              <w:jc w:val="center"/>
              <w:rPr>
                <w:sz w:val="20"/>
                <w:szCs w:val="20"/>
              </w:rPr>
            </w:pPr>
            <w:r>
              <w:rPr>
                <w:rFonts w:hint="eastAsia"/>
                <w:sz w:val="15"/>
                <w:szCs w:val="15"/>
              </w:rPr>
              <w:t xml:space="preserve">复杂长难句/长段落 </w:t>
            </w:r>
          </w:p>
        </w:tc>
        <w:tc>
          <w:tcPr>
            <w:tcW w:w="1831" w:type="dxa"/>
          </w:tcPr>
          <w:p w14:paraId="7A64E62D">
            <w:pPr>
              <w:adjustRightInd w:val="0"/>
              <w:ind w:firstLine="0"/>
              <w:jc w:val="center"/>
              <w:rPr>
                <w:sz w:val="20"/>
                <w:szCs w:val="20"/>
              </w:rPr>
            </w:pPr>
            <w:r>
              <w:rPr>
                <w:rFonts w:hint="eastAsia"/>
                <w:sz w:val="15"/>
                <w:szCs w:val="15"/>
              </w:rPr>
              <w:t xml:space="preserve">流式架构核心优势区间 </w:t>
            </w:r>
          </w:p>
        </w:tc>
      </w:tr>
      <w:tr w14:paraId="4DEDFA9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Pr>
          <w:p w14:paraId="0DBCCF40">
            <w:pPr>
              <w:adjustRightInd w:val="0"/>
              <w:ind w:firstLine="0"/>
              <w:jc w:val="center"/>
              <w:rPr>
                <w:sz w:val="15"/>
                <w:szCs w:val="15"/>
              </w:rPr>
            </w:pPr>
            <w:r>
              <w:rPr>
                <w:rFonts w:hint="eastAsia"/>
                <w:sz w:val="15"/>
                <w:szCs w:val="15"/>
              </w:rPr>
              <w:t>Very Long</w:t>
            </w:r>
          </w:p>
        </w:tc>
        <w:tc>
          <w:tcPr>
            <w:tcW w:w="990" w:type="dxa"/>
          </w:tcPr>
          <w:p w14:paraId="1F67818D">
            <w:pPr>
              <w:adjustRightInd w:val="0"/>
              <w:ind w:firstLine="0"/>
              <w:jc w:val="center"/>
              <w:rPr>
                <w:sz w:val="15"/>
                <w:szCs w:val="15"/>
              </w:rPr>
            </w:pPr>
            <w:r>
              <w:rPr>
                <w:rFonts w:hint="eastAsia"/>
                <w:sz w:val="15"/>
                <w:szCs w:val="15"/>
              </w:rPr>
              <w:t>30</w:t>
            </w:r>
            <w:r>
              <w:rPr>
                <w:rFonts w:ascii="Arial" w:hAnsi="Arial" w:cs="Arial"/>
                <w:sz w:val="15"/>
                <w:szCs w:val="15"/>
              </w:rPr>
              <w:t>≤</w:t>
            </w:r>
            <w:r>
              <w:rPr>
                <w:rFonts w:hint="eastAsia"/>
                <w:sz w:val="15"/>
                <w:szCs w:val="15"/>
              </w:rPr>
              <w:t>T&lt;60</w:t>
            </w:r>
          </w:p>
        </w:tc>
        <w:tc>
          <w:tcPr>
            <w:tcW w:w="1192" w:type="dxa"/>
          </w:tcPr>
          <w:p w14:paraId="60E1B3A5">
            <w:pPr>
              <w:adjustRightInd w:val="0"/>
              <w:ind w:firstLine="0"/>
              <w:jc w:val="center"/>
              <w:rPr>
                <w:sz w:val="15"/>
                <w:szCs w:val="15"/>
              </w:rPr>
            </w:pPr>
            <w:r>
              <w:rPr>
                <w:rFonts w:hint="eastAsia"/>
                <w:sz w:val="15"/>
                <w:szCs w:val="15"/>
              </w:rPr>
              <w:t>长段论述说明</w:t>
            </w:r>
          </w:p>
        </w:tc>
        <w:tc>
          <w:tcPr>
            <w:tcW w:w="1831" w:type="dxa"/>
          </w:tcPr>
          <w:p w14:paraId="4DB5AE56">
            <w:pPr>
              <w:adjustRightInd w:val="0"/>
              <w:ind w:firstLine="0"/>
              <w:jc w:val="center"/>
              <w:rPr>
                <w:sz w:val="15"/>
                <w:szCs w:val="15"/>
              </w:rPr>
            </w:pPr>
            <w:r>
              <w:rPr>
                <w:rFonts w:hint="eastAsia"/>
                <w:sz w:val="15"/>
                <w:szCs w:val="15"/>
              </w:rPr>
              <w:t>判断TTFT是否存在稳定上界</w:t>
            </w:r>
          </w:p>
        </w:tc>
      </w:tr>
      <w:tr w14:paraId="16618E1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906" w:type="dxa"/>
            <w:tcBorders>
              <w:bottom w:val="single" w:color="000000" w:themeColor="text1" w:sz="12" w:space="0"/>
            </w:tcBorders>
          </w:tcPr>
          <w:p w14:paraId="3DB2B15E">
            <w:pPr>
              <w:adjustRightInd w:val="0"/>
              <w:ind w:firstLine="0"/>
              <w:jc w:val="center"/>
              <w:rPr>
                <w:sz w:val="15"/>
                <w:szCs w:val="15"/>
              </w:rPr>
            </w:pPr>
            <w:r>
              <w:rPr>
                <w:rFonts w:hint="eastAsia"/>
                <w:sz w:val="15"/>
                <w:szCs w:val="15"/>
              </w:rPr>
              <w:t>Extra Long</w:t>
            </w:r>
          </w:p>
        </w:tc>
        <w:tc>
          <w:tcPr>
            <w:tcW w:w="990" w:type="dxa"/>
            <w:tcBorders>
              <w:bottom w:val="single" w:color="000000" w:themeColor="text1" w:sz="12" w:space="0"/>
            </w:tcBorders>
          </w:tcPr>
          <w:p w14:paraId="0B4B466F">
            <w:pPr>
              <w:adjustRightInd w:val="0"/>
              <w:ind w:firstLine="0"/>
              <w:jc w:val="center"/>
              <w:rPr>
                <w:sz w:val="15"/>
                <w:szCs w:val="15"/>
              </w:rPr>
            </w:pPr>
            <w:r>
              <w:rPr>
                <w:rFonts w:hint="eastAsia"/>
                <w:sz w:val="15"/>
                <w:szCs w:val="15"/>
              </w:rPr>
              <w:t>T</w:t>
            </w:r>
            <w:r>
              <w:rPr>
                <w:rFonts w:ascii="Arial" w:hAnsi="Arial" w:cs="Arial"/>
                <w:sz w:val="15"/>
                <w:szCs w:val="15"/>
              </w:rPr>
              <w:t>≥</w:t>
            </w:r>
            <w:r>
              <w:rPr>
                <w:rFonts w:hint="eastAsia"/>
                <w:sz w:val="15"/>
                <w:szCs w:val="15"/>
              </w:rPr>
              <w:t>60</w:t>
            </w:r>
          </w:p>
        </w:tc>
        <w:tc>
          <w:tcPr>
            <w:tcW w:w="1192" w:type="dxa"/>
            <w:tcBorders>
              <w:bottom w:val="single" w:color="000000" w:themeColor="text1" w:sz="12" w:space="0"/>
            </w:tcBorders>
          </w:tcPr>
          <w:p w14:paraId="61D9B749">
            <w:pPr>
              <w:adjustRightInd w:val="0"/>
              <w:ind w:firstLine="0"/>
              <w:jc w:val="center"/>
              <w:rPr>
                <w:sz w:val="15"/>
                <w:szCs w:val="15"/>
              </w:rPr>
            </w:pPr>
            <w:r>
              <w:rPr>
                <w:rFonts w:hint="eastAsia"/>
                <w:sz w:val="15"/>
                <w:szCs w:val="15"/>
              </w:rPr>
              <w:t>极限压力测试</w:t>
            </w:r>
          </w:p>
        </w:tc>
        <w:tc>
          <w:tcPr>
            <w:tcW w:w="1831" w:type="dxa"/>
            <w:tcBorders>
              <w:bottom w:val="single" w:color="000000" w:themeColor="text1" w:sz="12" w:space="0"/>
            </w:tcBorders>
          </w:tcPr>
          <w:p w14:paraId="785956BD">
            <w:pPr>
              <w:adjustRightInd w:val="0"/>
              <w:ind w:firstLine="0"/>
              <w:jc w:val="center"/>
              <w:rPr>
                <w:sz w:val="15"/>
                <w:szCs w:val="15"/>
              </w:rPr>
            </w:pPr>
            <w:r>
              <w:rPr>
                <w:rFonts w:hint="eastAsia"/>
                <w:sz w:val="15"/>
                <w:szCs w:val="15"/>
              </w:rPr>
              <w:t>系统稳定性与显存边界 (Stability &amp; OOM)</w:t>
            </w:r>
          </w:p>
        </w:tc>
      </w:tr>
    </w:tbl>
    <w:p w14:paraId="3794E4E5">
      <w:pPr>
        <w:ind w:firstLine="410"/>
        <w:rPr>
          <w:rFonts w:ascii="方正书宋简体" w:hAnsi="方正书宋简体" w:cs="方正书宋简体"/>
          <w:sz w:val="20"/>
          <w:szCs w:val="20"/>
        </w:rPr>
      </w:pPr>
    </w:p>
    <w:p w14:paraId="661DE52E">
      <w:pPr>
        <w:ind w:firstLine="410"/>
        <w:rPr>
          <w:rFonts w:ascii="方正书宋简体" w:hAnsi="方正书宋简体" w:cs="方正书宋简体"/>
          <w:sz w:val="20"/>
          <w:szCs w:val="20"/>
        </w:rPr>
      </w:pPr>
      <w:r>
        <w:rPr>
          <w:rFonts w:ascii="方正书宋简体" w:hAnsi="方正书宋简体" w:cs="方正书宋简体"/>
          <w:sz w:val="20"/>
          <w:szCs w:val="20"/>
        </w:rPr>
        <w:t>这一分组标准将在第四章的实验分析中贯穿始终，用于对比不同系统架构在处理长短语音时的性能差异。</w:t>
      </w:r>
    </w:p>
    <w:p w14:paraId="23EDF433">
      <w:pPr>
        <w:ind w:firstLine="0"/>
        <w:rPr>
          <w:rFonts w:ascii="黑体" w:hAnsi="黑体" w:eastAsia="黑体" w:cs="黑体"/>
          <w:b/>
          <w:bCs/>
          <w:sz w:val="24"/>
        </w:rPr>
      </w:pPr>
      <w:r>
        <w:rPr>
          <w:rFonts w:hint="eastAsia" w:ascii="黑体" w:hAnsi="黑体" w:eastAsia="黑体" w:cs="黑体"/>
          <w:b/>
          <w:bCs/>
          <w:sz w:val="24"/>
        </w:rPr>
        <w:t>4 实验与结果分析</w:t>
      </w:r>
    </w:p>
    <w:p w14:paraId="7ABDFDDF">
      <w:pPr>
        <w:ind w:firstLine="0"/>
        <w:rPr>
          <w:rFonts w:ascii="方正书宋简体" w:hAnsi="方正书宋简体" w:eastAsia="黑体" w:cs="方正书宋简体"/>
          <w:sz w:val="20"/>
          <w:szCs w:val="20"/>
        </w:rPr>
      </w:pPr>
      <w:r>
        <w:rPr>
          <w:rFonts w:hint="eastAsia" w:ascii="黑体" w:hAnsi="黑体" w:eastAsia="黑体" w:cs="黑体"/>
          <w:b/>
          <w:bCs/>
          <w:sz w:val="24"/>
        </w:rPr>
        <w:t>4.1 实验说明</w:t>
      </w:r>
    </w:p>
    <w:p w14:paraId="65C160CD">
      <w:pPr>
        <w:ind w:firstLine="410"/>
        <w:rPr>
          <w:rFonts w:ascii="方正书宋简体" w:hAnsi="方正书宋简体" w:cs="方正书宋简体"/>
          <w:sz w:val="20"/>
          <w:szCs w:val="20"/>
        </w:rPr>
      </w:pPr>
      <w:r>
        <w:rPr>
          <w:rFonts w:ascii="方正书宋简体" w:hAnsi="方正书宋简体" w:cs="方正书宋简体"/>
          <w:sz w:val="20"/>
          <w:szCs w:val="20"/>
        </w:rPr>
        <w:t>本章围绕“VAD 判定用户语音结束至大语言模型产生首个响应Token”的首字延迟（TTFT）开展实验验证，系统性评估本文提出的流式级联式语音对话架构（System B）在长语音交互场景中的性能收益与代价。与传统非流式基线（System A）相比，System B 的关键差异在于：其一，将 ASR 从端点后全量解码改造为分片流式解码，使声学计算与用户发声时长发生重叠；其二，在 ASR 增量输出的推动下，对 LLM 进行增量预计算，以削弱长上下文一次预填充带来的串行等待。通过控制变量，本章依次从延迟特性、关键模块消融以及精度-延迟权衡三方面给出实证结果，并讨论观察到的</w:t>
      </w:r>
      <w:r>
        <w:rPr>
          <w:rFonts w:hint="eastAsia" w:ascii="方正书宋简体" w:hAnsi="方正书宋简体" w:cs="方正书宋简体"/>
          <w:sz w:val="20"/>
          <w:szCs w:val="20"/>
        </w:rPr>
        <w:t>影响延迟的</w:t>
      </w:r>
      <w:r>
        <w:rPr>
          <w:rFonts w:ascii="方正书宋简体" w:hAnsi="方正书宋简体" w:cs="方正书宋简体"/>
          <w:sz w:val="20"/>
          <w:szCs w:val="20"/>
        </w:rPr>
        <w:t>“主导项切换”现象及其工程边界。</w:t>
      </w:r>
    </w:p>
    <w:p w14:paraId="46AB7E00">
      <w:pPr>
        <w:ind w:firstLine="0"/>
        <w:rPr>
          <w:rFonts w:ascii="方正书宋简体" w:hAnsi="方正书宋简体" w:eastAsia="黑体" w:cs="方正书宋简体"/>
          <w:sz w:val="20"/>
          <w:szCs w:val="20"/>
        </w:rPr>
      </w:pPr>
      <w:r>
        <w:rPr>
          <w:rFonts w:hint="eastAsia" w:ascii="黑体" w:hAnsi="黑体" w:eastAsia="黑体" w:cs="黑体"/>
          <w:b/>
          <w:bCs/>
          <w:sz w:val="24"/>
        </w:rPr>
        <w:t>4.2 实验一：延迟与语音长度的关系验证</w:t>
      </w:r>
    </w:p>
    <w:p w14:paraId="3C0DA48F">
      <w:pPr>
        <w:ind w:firstLine="0"/>
        <w:rPr>
          <w:rFonts w:ascii="黑体" w:eastAsia="黑体"/>
          <w:b/>
          <w:sz w:val="21"/>
          <w:szCs w:val="21"/>
        </w:rPr>
      </w:pPr>
      <w:r>
        <w:rPr>
          <w:rFonts w:hint="eastAsia" w:ascii="黑体" w:eastAsia="黑体"/>
          <w:b/>
          <w:sz w:val="21"/>
          <w:szCs w:val="21"/>
        </w:rPr>
        <w:t>4.2.1 实验设置与环境构建</w:t>
      </w:r>
    </w:p>
    <w:p w14:paraId="726EE4A1">
      <w:pPr>
        <w:ind w:firstLine="410"/>
        <w:rPr>
          <w:rFonts w:ascii="方正书宋简体" w:hAnsi="方正书宋简体" w:cs="方正书宋简体"/>
          <w:sz w:val="20"/>
          <w:szCs w:val="20"/>
        </w:rPr>
      </w:pPr>
      <w:r>
        <w:rPr>
          <w:rFonts w:ascii="方正书宋简体" w:hAnsi="方正书宋简体" w:cs="方正书宋简体"/>
          <w:sz w:val="20"/>
          <w:szCs w:val="20"/>
        </w:rPr>
        <w:t>为了客观衡量系统在长语音场景下的实时响应能力，本实验选取MultiWOZ与CrossWOZ两个公开数据集，分别代表英文与中文的多轮对话任务。按</w:t>
      </w:r>
      <w:r>
        <w:rPr>
          <w:rFonts w:hint="eastAsia" w:ascii="方正书宋简体" w:hAnsi="方正书宋简体" w:cs="方正书宋简体"/>
          <w:sz w:val="20"/>
          <w:szCs w:val="20"/>
        </w:rPr>
        <w:t>上一章节</w:t>
      </w:r>
      <w:r>
        <w:rPr>
          <w:rFonts w:ascii="方正书宋简体" w:hAnsi="方正书宋简体" w:cs="方正书宋简体"/>
          <w:sz w:val="20"/>
          <w:szCs w:val="20"/>
        </w:rPr>
        <w:t>所述的数据构建流程，</w:t>
      </w:r>
      <w:del w:id="320" w:author="华血" w:date="2026-06-28T16:14:26Z">
        <w:r>
          <w:rPr>
            <w:rFonts w:ascii="方正书宋简体" w:hAnsi="方正书宋简体" w:cs="方正书宋简体"/>
            <w:sz w:val="20"/>
            <w:szCs w:val="20"/>
          </w:rPr>
          <w:delText>我们</w:delText>
        </w:r>
      </w:del>
      <w:r>
        <w:rPr>
          <w:rFonts w:ascii="方正书宋简体" w:hAnsi="方正书宋简体" w:cs="方正书宋简体"/>
          <w:sz w:val="20"/>
          <w:szCs w:val="20"/>
        </w:rPr>
        <w:t>生成了覆盖短、中、长、很长、超长五组长度的混合测试集，共1132条样本。</w:t>
      </w:r>
    </w:p>
    <w:p w14:paraId="2345D6CC">
      <w:pPr>
        <w:ind w:firstLine="410"/>
        <w:rPr>
          <w:rFonts w:ascii="方正书宋简体" w:hAnsi="方正书宋简体" w:cs="方正书宋简体"/>
          <w:sz w:val="20"/>
          <w:szCs w:val="20"/>
        </w:rPr>
      </w:pPr>
      <w:ins w:id="321" w:author="华血" w:date="2026-06-28T10:38:20Z">
        <w:r>
          <w:rPr>
            <w:rFonts w:hint="eastAsia" w:ascii="方正书宋简体" w:hAnsi="方正书宋简体" w:cs="方正书宋简体"/>
            <w:sz w:val="20"/>
            <w:szCs w:val="20"/>
            <w:rPrChange w:id="322" w:author="华血" w:date="2026-06-28T10:38:20Z">
              <w:rPr>
                <w:rFonts w:hint="eastAsia"/>
              </w:rPr>
            </w:rPrChange>
          </w:rPr>
          <w:t>实验硬件平台统一基于两块 NVIDIA RTX 3090（24 GB VRAM）显卡，ASR 模型与 LLM 模型分别部署在两块显卡上运行。为消除模型加载、CUDA Context 初始化及核心算子首次调用带来的随机误差，对比组（System A）与实验组（System B）采用相同的模型权重与运行环境：ASR 端均使用 Whisper-Turbo，LLM 端均使用 Qwen2-7B-Instruct[21]，从而排除模型规模和硬件配置差异对实验结果的影响。实验记录前，系统使用真实音频执行 3 轮预热，以确保模型权重已加载至 GPU，CUDA kernel 初始化完成，推理速度进入相对稳定状态。</w:t>
        </w:r>
      </w:ins>
      <w:ins w:id="323" w:author="华血" w:date="2026-06-28T10:38:20Z">
        <w:r>
          <w:rPr>
            <w:rFonts w:hint="eastAsia" w:ascii="方正书宋简体" w:hAnsi="方正书宋简体" w:cs="方正书宋简体"/>
            <w:sz w:val="20"/>
            <w:szCs w:val="20"/>
            <w:rPrChange w:id="324" w:author="华血" w:date="2026-06-28T10:38:20Z">
              <w:rPr>
                <w:rFonts w:hint="eastAsia"/>
              </w:rPr>
            </w:rPrChange>
          </w:rPr>
          <w:t>在推理配置方面，LLM 采用 Hugging Face Transformers 的 AutoModelForCausalLM 加载，推理时设置为 eval 模式，并使用 torch_dtype="auto"，即采用模型权重配置对应的默认精度；实验代码未额外启用量化推理。所有样本均采用单样本推理，LLM 输入 batch size 为 1；最大生成长度设置为 50 个 token，但 TTFT 仅统计从语音输入结束到首个回复 token 产生的时间。解码参数保持一致，温度系数为 0.1，top_p 为 0.9，重复惩罚系数为 1.1。系统未使用 vLLM 等独立推理框架，也未在代码中显式启用 FlashAttention，而是采用 Transformers/PyTorch 的默认注意力实现。</w:t>
        </w:r>
      </w:ins>
      <w:ins w:id="325" w:author="华血" w:date="2026-06-28T10:38:20Z">
        <w:r>
          <w:rPr>
            <w:rFonts w:hint="eastAsia" w:ascii="方正书宋简体" w:hAnsi="方正书宋简体" w:cs="方正书宋简体"/>
            <w:sz w:val="20"/>
            <w:szCs w:val="20"/>
            <w:rPrChange w:id="326" w:author="华血" w:date="2026-06-28T10:38:20Z">
              <w:rPr>
                <w:rFonts w:hint="eastAsia"/>
              </w:rPr>
            </w:rPrChange>
          </w:rPr>
          <w:t>需要说明的是，System A 是常规非流式串行级联实现：完整音频输入结束后进行一次性 ASR 转录，再将完整文本送入 LLM 完成一次性 prefill 与首个 token 解码</w:t>
        </w:r>
      </w:ins>
      <w:ins w:id="327" w:author="华血" w:date="2026-06-28T10:39:34Z">
        <w:r>
          <w:rPr>
            <w:rFonts w:hint="eastAsia" w:ascii="方正书宋简体" w:hAnsi="方正书宋简体" w:cs="方正书宋简体"/>
            <w:sz w:val="20"/>
            <w:szCs w:val="20"/>
            <w:lang w:eastAsia="zh-CN"/>
          </w:rPr>
          <w:t>，</w:t>
        </w:r>
      </w:ins>
      <w:ins w:id="328" w:author="华血" w:date="2026-06-28T10:39:52Z">
        <w:r>
          <w:rPr>
            <w:rFonts w:hint="eastAsia" w:ascii="方正书宋简体" w:hAnsi="方正书宋简体" w:cs="方正书宋简体"/>
            <w:sz w:val="20"/>
            <w:szCs w:val="20"/>
            <w:lang w:val="en-US" w:eastAsia="zh-CN"/>
          </w:rPr>
          <w:t>使用默认</w:t>
        </w:r>
      </w:ins>
      <w:ins w:id="329" w:author="华血" w:date="2026-06-28T10:39:54Z">
        <w:r>
          <w:rPr>
            <w:rFonts w:hint="eastAsia" w:ascii="方正书宋简体" w:hAnsi="方正书宋简体" w:cs="方正书宋简体"/>
            <w:sz w:val="20"/>
            <w:szCs w:val="20"/>
            <w:lang w:val="en-US" w:eastAsia="zh-CN"/>
          </w:rPr>
          <w:t>设置</w:t>
        </w:r>
      </w:ins>
      <w:ins w:id="330" w:author="华血" w:date="2026-06-28T10:39:55Z">
        <w:r>
          <w:rPr>
            <w:rFonts w:hint="eastAsia" w:ascii="方正书宋简体" w:hAnsi="方正书宋简体" w:cs="方正书宋简体"/>
            <w:sz w:val="20"/>
            <w:szCs w:val="20"/>
            <w:lang w:val="en-US" w:eastAsia="zh-CN"/>
          </w:rPr>
          <w:t>时</w:t>
        </w:r>
      </w:ins>
      <w:ins w:id="331" w:author="华血" w:date="2026-06-28T10:39:58Z">
        <w:r>
          <w:rPr>
            <w:rFonts w:hint="eastAsia" w:ascii="方正书宋简体" w:hAnsi="方正书宋简体" w:cs="方正书宋简体"/>
            <w:sz w:val="20"/>
            <w:szCs w:val="20"/>
            <w:lang w:val="en-US" w:eastAsia="zh-CN"/>
          </w:rPr>
          <w:t>在</w:t>
        </w:r>
      </w:ins>
      <w:ins w:id="332" w:author="华血" w:date="2026-06-28T10:40:56Z">
        <w:r>
          <w:rPr>
            <w:rFonts w:hint="eastAsia" w:ascii="方正书宋简体" w:hAnsi="方正书宋简体" w:cs="方正书宋简体"/>
            <w:sz w:val="20"/>
            <w:szCs w:val="20"/>
            <w:lang w:val="en-US" w:eastAsia="zh-CN"/>
          </w:rPr>
          <w:t>连续</w:t>
        </w:r>
      </w:ins>
      <w:ins w:id="333" w:author="华血" w:date="2026-06-28T10:40:01Z">
        <w:r>
          <w:rPr>
            <w:rFonts w:hint="eastAsia" w:ascii="方正书宋简体" w:hAnsi="方正书宋简体" w:cs="方正书宋简体"/>
            <w:sz w:val="20"/>
            <w:szCs w:val="20"/>
            <w:lang w:val="en-US" w:eastAsia="zh-CN"/>
          </w:rPr>
          <w:t>解码</w:t>
        </w:r>
      </w:ins>
      <w:ins w:id="334" w:author="华血" w:date="2026-06-28T10:41:04Z">
        <w:r>
          <w:rPr>
            <w:rFonts w:hint="eastAsia" w:ascii="方正书宋简体" w:hAnsi="方正书宋简体" w:cs="方正书宋简体"/>
            <w:sz w:val="20"/>
            <w:szCs w:val="20"/>
            <w:lang w:val="en-US" w:eastAsia="zh-CN"/>
          </w:rPr>
          <w:t>阶段</w:t>
        </w:r>
      </w:ins>
      <w:ins w:id="335" w:author="华血" w:date="2026-06-28T10:40:04Z">
        <w:r>
          <w:rPr>
            <w:rFonts w:hint="eastAsia" w:ascii="方正书宋简体" w:hAnsi="方正书宋简体" w:cs="方正书宋简体"/>
            <w:sz w:val="20"/>
            <w:szCs w:val="20"/>
            <w:lang w:val="en-US" w:eastAsia="zh-CN"/>
          </w:rPr>
          <w:t>也</w:t>
        </w:r>
      </w:ins>
      <w:ins w:id="336" w:author="华血" w:date="2026-06-28T10:40:06Z">
        <w:r>
          <w:rPr>
            <w:rFonts w:hint="eastAsia" w:ascii="方正书宋简体" w:hAnsi="方正书宋简体" w:cs="方正书宋简体"/>
            <w:sz w:val="20"/>
            <w:szCs w:val="20"/>
            <w:lang w:val="en-US" w:eastAsia="zh-CN"/>
          </w:rPr>
          <w:t>同样</w:t>
        </w:r>
      </w:ins>
      <w:ins w:id="337" w:author="华血" w:date="2026-06-28T10:40:07Z">
        <w:r>
          <w:rPr>
            <w:rFonts w:hint="eastAsia" w:ascii="方正书宋简体" w:hAnsi="方正书宋简体" w:cs="方正书宋简体"/>
            <w:sz w:val="20"/>
            <w:szCs w:val="20"/>
            <w:lang w:val="en-US" w:eastAsia="zh-CN"/>
          </w:rPr>
          <w:t>会</w:t>
        </w:r>
      </w:ins>
      <w:ins w:id="338" w:author="华血" w:date="2026-06-28T10:40:08Z">
        <w:r>
          <w:rPr>
            <w:rFonts w:hint="eastAsia" w:ascii="方正书宋简体" w:hAnsi="方正书宋简体" w:cs="方正书宋简体"/>
            <w:sz w:val="20"/>
            <w:szCs w:val="20"/>
            <w:lang w:val="en-US" w:eastAsia="zh-CN"/>
          </w:rPr>
          <w:t>使用</w:t>
        </w:r>
      </w:ins>
      <w:ins w:id="339" w:author="华血" w:date="2026-06-28T10:40:09Z">
        <w:r>
          <w:rPr>
            <w:rFonts w:hint="eastAsia" w:ascii="方正书宋简体" w:hAnsi="方正书宋简体" w:cs="方正书宋简体"/>
            <w:sz w:val="20"/>
            <w:szCs w:val="20"/>
            <w:lang w:val="en-US" w:eastAsia="zh-CN"/>
          </w:rPr>
          <w:t>K</w:t>
        </w:r>
      </w:ins>
      <w:ins w:id="340" w:author="华血" w:date="2026-06-28T10:40:10Z">
        <w:r>
          <w:rPr>
            <w:rFonts w:hint="eastAsia" w:ascii="方正书宋简体" w:hAnsi="方正书宋简体" w:cs="方正书宋简体"/>
            <w:sz w:val="20"/>
            <w:szCs w:val="20"/>
            <w:lang w:val="en-US" w:eastAsia="zh-CN"/>
          </w:rPr>
          <w:t xml:space="preserve">V </w:t>
        </w:r>
      </w:ins>
      <w:ins w:id="341" w:author="华血" w:date="2026-06-28T10:40:11Z">
        <w:r>
          <w:rPr>
            <w:rFonts w:hint="eastAsia" w:ascii="方正书宋简体" w:hAnsi="方正书宋简体" w:cs="方正书宋简体"/>
            <w:sz w:val="20"/>
            <w:szCs w:val="20"/>
            <w:lang w:val="en-US" w:eastAsia="zh-CN"/>
          </w:rPr>
          <w:t>C</w:t>
        </w:r>
      </w:ins>
      <w:ins w:id="342" w:author="华血" w:date="2026-06-28T10:40:14Z">
        <w:r>
          <w:rPr>
            <w:rFonts w:hint="eastAsia" w:ascii="方正书宋简体" w:hAnsi="方正书宋简体" w:cs="方正书宋简体"/>
            <w:sz w:val="20"/>
            <w:szCs w:val="20"/>
            <w:lang w:val="en-US" w:eastAsia="zh-CN"/>
          </w:rPr>
          <w:t>ache</w:t>
        </w:r>
      </w:ins>
      <w:ins w:id="343" w:author="华血" w:date="2026-06-28T10:40:17Z">
        <w:r>
          <w:rPr>
            <w:rFonts w:hint="eastAsia" w:ascii="方正书宋简体" w:hAnsi="方正书宋简体" w:cs="方正书宋简体"/>
            <w:sz w:val="20"/>
            <w:szCs w:val="20"/>
            <w:lang w:val="en-US" w:eastAsia="zh-CN"/>
          </w:rPr>
          <w:t>，</w:t>
        </w:r>
      </w:ins>
      <w:ins w:id="344" w:author="华血" w:date="2026-06-28T10:40:18Z">
        <w:r>
          <w:rPr>
            <w:rFonts w:hint="eastAsia" w:ascii="方正书宋简体" w:hAnsi="方正书宋简体" w:cs="方正书宋简体"/>
            <w:sz w:val="20"/>
            <w:szCs w:val="20"/>
            <w:lang w:val="en-US" w:eastAsia="zh-CN"/>
          </w:rPr>
          <w:t>但</w:t>
        </w:r>
      </w:ins>
      <w:ins w:id="345" w:author="华血" w:date="2026-06-28T10:40:22Z">
        <w:r>
          <w:rPr>
            <w:rFonts w:hint="eastAsia" w:ascii="方正书宋简体" w:hAnsi="方正书宋简体" w:cs="方正书宋简体"/>
            <w:sz w:val="20"/>
            <w:szCs w:val="20"/>
            <w:lang w:val="en-US" w:eastAsia="zh-CN"/>
          </w:rPr>
          <w:t>实验</w:t>
        </w:r>
      </w:ins>
      <w:ins w:id="346" w:author="华血" w:date="2026-06-28T10:40:23Z">
        <w:r>
          <w:rPr>
            <w:rFonts w:hint="eastAsia" w:ascii="方正书宋简体" w:hAnsi="方正书宋简体" w:cs="方正书宋简体"/>
            <w:sz w:val="20"/>
            <w:szCs w:val="20"/>
            <w:lang w:val="en-US" w:eastAsia="zh-CN"/>
          </w:rPr>
          <w:t>只</w:t>
        </w:r>
      </w:ins>
      <w:ins w:id="347" w:author="华血" w:date="2026-06-28T10:40:24Z">
        <w:r>
          <w:rPr>
            <w:rFonts w:hint="eastAsia" w:ascii="方正书宋简体" w:hAnsi="方正书宋简体" w:cs="方正书宋简体"/>
            <w:sz w:val="20"/>
            <w:szCs w:val="20"/>
            <w:lang w:val="en-US" w:eastAsia="zh-CN"/>
          </w:rPr>
          <w:t>考察</w:t>
        </w:r>
      </w:ins>
      <w:ins w:id="348" w:author="华血" w:date="2026-06-28T10:40:26Z">
        <w:r>
          <w:rPr>
            <w:rFonts w:hint="eastAsia" w:ascii="方正书宋简体" w:hAnsi="方正书宋简体" w:cs="方正书宋简体"/>
            <w:sz w:val="20"/>
            <w:szCs w:val="20"/>
            <w:lang w:val="en-US" w:eastAsia="zh-CN"/>
          </w:rPr>
          <w:t>首个</w:t>
        </w:r>
      </w:ins>
      <w:ins w:id="349" w:author="华血" w:date="2026-06-28T10:40:28Z">
        <w:r>
          <w:rPr>
            <w:rFonts w:hint="eastAsia" w:ascii="方正书宋简体" w:hAnsi="方正书宋简体" w:cs="方正书宋简体"/>
            <w:sz w:val="20"/>
            <w:szCs w:val="20"/>
            <w:lang w:val="en-US" w:eastAsia="zh-CN"/>
          </w:rPr>
          <w:t>token</w:t>
        </w:r>
      </w:ins>
      <w:ins w:id="350" w:author="华血" w:date="2026-06-28T10:41:14Z">
        <w:r>
          <w:rPr>
            <w:rFonts w:hint="eastAsia" w:ascii="方正书宋简体" w:hAnsi="方正书宋简体" w:cs="方正书宋简体"/>
            <w:sz w:val="20"/>
            <w:szCs w:val="20"/>
            <w:lang w:val="en-US" w:eastAsia="zh-CN"/>
          </w:rPr>
          <w:t>生成</w:t>
        </w:r>
      </w:ins>
      <w:ins w:id="351" w:author="华血" w:date="2026-06-28T10:40:28Z">
        <w:r>
          <w:rPr>
            <w:rFonts w:hint="eastAsia" w:ascii="方正书宋简体" w:hAnsi="方正书宋简体" w:cs="方正书宋简体"/>
            <w:sz w:val="20"/>
            <w:szCs w:val="20"/>
            <w:lang w:val="en-US" w:eastAsia="zh-CN"/>
          </w:rPr>
          <w:t>的</w:t>
        </w:r>
      </w:ins>
      <w:ins w:id="352" w:author="华血" w:date="2026-06-28T10:40:33Z">
        <w:r>
          <w:rPr>
            <w:rFonts w:hint="eastAsia" w:ascii="方正书宋简体" w:hAnsi="方正书宋简体" w:cs="方正书宋简体"/>
            <w:sz w:val="20"/>
            <w:szCs w:val="20"/>
            <w:lang w:val="en-US" w:eastAsia="zh-CN"/>
          </w:rPr>
          <w:t>时间</w:t>
        </w:r>
      </w:ins>
      <w:ins w:id="353" w:author="华血" w:date="2026-06-28T10:38:20Z">
        <w:r>
          <w:rPr>
            <w:rFonts w:hint="eastAsia" w:ascii="方正书宋简体" w:hAnsi="方正书宋简体" w:cs="方正书宋简体"/>
            <w:sz w:val="20"/>
            <w:szCs w:val="20"/>
            <w:rPrChange w:id="354" w:author="华血" w:date="2026-06-28T10:38:20Z">
              <w:rPr>
                <w:rFonts w:hint="eastAsia"/>
              </w:rPr>
            </w:rPrChange>
          </w:rPr>
          <w:t>。System B 与 System A 的差异仅在于流式分段、流水线调度和 KV Cache 增量更新方式，而非模型权重、推理精度、batch size、最大输出长度或硬件条件。</w:t>
        </w:r>
      </w:ins>
      <w:del w:id="355" w:author="华血" w:date="2026-06-28T10:38:20Z">
        <w:commentRangeStart w:id="12"/>
        <w:r>
          <w:rPr>
            <w:rFonts w:ascii="方正书宋简体" w:hAnsi="方正书宋简体" w:cs="方正书宋简体"/>
            <w:sz w:val="20"/>
            <w:szCs w:val="20"/>
          </w:rPr>
          <w:delText>实验硬件平台统一基于两块NVIDIA RTX 3090 （24GB VRAM）显卡，ASR模型和LLM模型分别在两块显卡中运行。为了消除模型加载与初始化带来的随机误差，对比组（System A）与实验组（System B）实施了严格的公平性控制： 首先，两组实验均复用同一套模型权重，即Whisper-Turbo作为声学编码器，以及Qwen2-7B-Instruct</w:delText>
        </w:r>
      </w:del>
      <w:del w:id="356" w:author="华血" w:date="2026-06-28T10:38:20Z">
        <w:r>
          <w:rPr>
            <w:rFonts w:ascii="方正书宋简体" w:hAnsi="方正书宋简体" w:cs="方正书宋简体"/>
            <w:sz w:val="20"/>
            <w:szCs w:val="20"/>
            <w:vertAlign w:val="superscript"/>
          </w:rPr>
          <w:delText>[</w:delText>
        </w:r>
      </w:del>
      <w:del w:id="357" w:author="华血" w:date="2026-06-28T10:38:20Z">
        <w:r>
          <w:rPr>
            <w:rFonts w:hint="eastAsia" w:ascii="方正书宋简体" w:hAnsi="方正书宋简体" w:cs="方正书宋简体"/>
            <w:sz w:val="20"/>
            <w:szCs w:val="20"/>
            <w:vertAlign w:val="superscript"/>
          </w:rPr>
          <w:delText>21</w:delText>
        </w:r>
      </w:del>
      <w:del w:id="358" w:author="华血" w:date="2026-06-28T10:38:20Z">
        <w:r>
          <w:rPr>
            <w:rFonts w:ascii="方正书宋简体" w:hAnsi="方正书宋简体" w:cs="方正书宋简体"/>
            <w:sz w:val="20"/>
            <w:szCs w:val="20"/>
            <w:vertAlign w:val="superscript"/>
          </w:rPr>
          <w:delText>]</w:delText>
        </w:r>
      </w:del>
      <w:del w:id="359" w:author="华血" w:date="2026-06-28T10:38:20Z">
        <w:r>
          <w:rPr>
            <w:rFonts w:ascii="方正书宋简体" w:hAnsi="方正书宋简体" w:cs="方正书宋简体"/>
            <w:sz w:val="20"/>
            <w:szCs w:val="20"/>
          </w:rPr>
          <w:delText>作为语义生成器，排除了参数量差异带来的干扰。其次，引入“热身机制”，在记录数据前预先执行3轮真实音频推理，以确保CUDA Context</w:delText>
        </w:r>
      </w:del>
      <w:del w:id="360" w:author="华血" w:date="2026-06-28T10:38:20Z">
        <w:r>
          <w:rPr>
            <w:rFonts w:hint="eastAsia" w:ascii="方正书宋简体" w:hAnsi="方正书宋简体" w:cs="方正书宋简体"/>
            <w:sz w:val="20"/>
            <w:szCs w:val="20"/>
          </w:rPr>
          <w:delText>和</w:delText>
        </w:r>
      </w:del>
      <w:del w:id="361" w:author="华血" w:date="2026-06-28T10:38:20Z">
        <w:r>
          <w:rPr>
            <w:rFonts w:ascii="方正书宋简体" w:hAnsi="方正书宋简体" w:cs="方正书宋简体"/>
            <w:sz w:val="20"/>
            <w:szCs w:val="20"/>
          </w:rPr>
          <w:delText>核心算子</w:delText>
        </w:r>
      </w:del>
      <w:del w:id="362" w:author="华血" w:date="2026-06-28T10:38:20Z">
        <w:r>
          <w:rPr>
            <w:rFonts w:hint="eastAsia" w:ascii="方正书宋简体" w:hAnsi="方正书宋简体" w:cs="方正书宋简体"/>
            <w:sz w:val="20"/>
            <w:szCs w:val="20"/>
          </w:rPr>
          <w:delText>完成初始化</w:delText>
        </w:r>
      </w:del>
      <w:del w:id="363" w:author="华血" w:date="2026-06-28T10:38:20Z">
        <w:r>
          <w:rPr>
            <w:rFonts w:ascii="方正书宋简体" w:hAnsi="方正书宋简体" w:cs="方正书宋简体"/>
            <w:sz w:val="20"/>
            <w:szCs w:val="20"/>
          </w:rPr>
          <w:delText>。需要说明的是，System A 是常规非流式串行级联实现：完整音频输入结束后进行一次性ASR转录，再将完整文本送入LLM 完成一次性Prefill与首token解码。System B与System A的差异仅在流式分段、流水线调度和KV Cache增量更新方式，而非模型权重或硬件条件</w:delText>
        </w:r>
      </w:del>
      <w:r>
        <w:rPr>
          <w:rFonts w:ascii="方正书宋简体" w:hAnsi="方正书宋简体" w:cs="方正书宋简体"/>
          <w:sz w:val="20"/>
          <w:szCs w:val="20"/>
        </w:rPr>
        <w:t>。</w:t>
      </w:r>
      <w:commentRangeEnd w:id="12"/>
      <w:r>
        <w:rPr>
          <w:rStyle w:val="37"/>
          <w:rFonts w:ascii="方正书宋简体" w:hAnsi="方正书宋简体" w:cs="方正书宋简体"/>
          <w:sz w:val="20"/>
          <w:szCs w:val="20"/>
        </w:rPr>
        <w:commentReference w:id="12"/>
      </w:r>
    </w:p>
    <w:p w14:paraId="494E0F93">
      <w:pPr>
        <w:ind w:firstLine="0"/>
        <w:rPr>
          <w:rFonts w:ascii="黑体" w:eastAsia="黑体"/>
          <w:b/>
          <w:sz w:val="21"/>
          <w:szCs w:val="21"/>
        </w:rPr>
      </w:pPr>
      <w:r>
        <w:rPr>
          <w:rFonts w:hint="eastAsia" w:ascii="黑体" w:eastAsia="黑体"/>
          <w:b/>
          <w:sz w:val="21"/>
          <w:szCs w:val="21"/>
        </w:rPr>
        <w:t>4.2.2 延迟趋势分析</w:t>
      </w:r>
    </w:p>
    <w:p w14:paraId="52B84E79">
      <w:pPr>
        <w:ind w:firstLine="0"/>
        <w:rPr>
          <w:rFonts w:ascii="方正书宋简体" w:hAnsi="方正书宋简体" w:cs="方正书宋简体"/>
          <w:sz w:val="20"/>
          <w:szCs w:val="20"/>
        </w:rPr>
      </w:pPr>
      <w:ins w:id="364" w:author="华血" w:date="2026-06-29T11:49:53Z">
        <w:r>
          <w:rPr>
            <w:rFonts w:ascii="方正书宋简体" w:hAnsi="方正书宋简体" w:cs="方正书宋简体"/>
            <w:sz w:val="20"/>
            <w:szCs w:val="20"/>
          </w:rPr>
          <w:drawing>
            <wp:inline distT="0" distB="0" distL="114300" distR="114300">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64">
                        <a:extLst>
                          <a:ext uri="{96DAC541-7B7A-43D3-8B79-37D633B846F1}">
                            <asvg:svgBlip xmlns:asvg="http://schemas.microsoft.com/office/drawing/2016/SVG/main" r:embed="rId165"/>
                          </a:ext>
                        </a:extLst>
                      </a:blip>
                      <a:stretch>
                        <a:fillRect/>
                      </a:stretch>
                    </pic:blipFill>
                    <pic:spPr>
                      <a:xfrm>
                        <a:off x="0" y="0"/>
                        <a:ext cx="2984500" cy="1823720"/>
                      </a:xfrm>
                      <a:prstGeom prst="rect">
                        <a:avLst/>
                      </a:prstGeom>
                    </pic:spPr>
                  </pic:pic>
                </a:graphicData>
              </a:graphic>
            </wp:inline>
          </w:drawing>
        </w:r>
      </w:ins>
      <w:del w:id="366" w:author="华血" w:date="2026-06-29T11:49:32Z">
        <w:r>
          <w:rPr>
            <w:rFonts w:ascii="方正书宋简体" w:hAnsi="方正书宋简体" w:cs="方正书宋简体"/>
            <w:sz w:val="20"/>
            <w:szCs w:val="20"/>
          </w:rPr>
          <w:drawing>
            <wp:inline distT="0" distB="0" distL="114300" distR="114300">
              <wp:extent cx="2963545" cy="1812925"/>
              <wp:effectExtent l="0" t="0" r="8255" b="635"/>
              <wp:docPr id="39" name="图片 39" descr="Pasted image 2025121611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Pasted image 20251216110152"/>
                      <pic:cNvPicPr>
                        <a:picLocks noChangeAspect="1"/>
                      </pic:cNvPicPr>
                    </pic:nvPicPr>
                    <pic:blipFill>
                      <a:blip r:embed="rId166"/>
                      <a:stretch>
                        <a:fillRect/>
                      </a:stretch>
                    </pic:blipFill>
                    <pic:spPr>
                      <a:xfrm>
                        <a:off x="0" y="0"/>
                        <a:ext cx="2963545" cy="1812925"/>
                      </a:xfrm>
                      <a:prstGeom prst="rect">
                        <a:avLst/>
                      </a:prstGeom>
                    </pic:spPr>
                  </pic:pic>
                </a:graphicData>
              </a:graphic>
            </wp:inline>
          </w:drawing>
        </w:r>
      </w:del>
    </w:p>
    <w:p w14:paraId="03A74A28">
      <w:pPr>
        <w:adjustRightInd w:val="0"/>
        <w:spacing w:line="240" w:lineRule="auto"/>
        <w:ind w:firstLine="0"/>
        <w:jc w:val="center"/>
        <w:rPr>
          <w:rFonts w:ascii="方正书宋简体" w:hAnsi="方正书宋简体" w:cs="方正书宋简体"/>
          <w:sz w:val="20"/>
          <w:szCs w:val="20"/>
        </w:rPr>
      </w:pPr>
      <w:r>
        <w:rPr>
          <w:rFonts w:hint="eastAsia"/>
          <w:b/>
          <w:sz w:val="18"/>
          <w:szCs w:val="18"/>
        </w:rPr>
        <w:t>图 6 System A与System B的TTFT随时长变化趋势</w:t>
      </w:r>
    </w:p>
    <w:p w14:paraId="43D49DF9">
      <w:pPr>
        <w:adjustRightInd w:val="0"/>
        <w:spacing w:line="240" w:lineRule="auto"/>
        <w:ind w:firstLine="0"/>
        <w:jc w:val="center"/>
        <w:rPr>
          <w:rFonts w:ascii="方正书宋简体" w:hAnsi="方正书宋简体" w:cs="方正书宋简体"/>
          <w:sz w:val="18"/>
          <w:szCs w:val="18"/>
        </w:rPr>
      </w:pPr>
      <w:r>
        <w:rPr>
          <w:rFonts w:hint="eastAsia"/>
          <w:sz w:val="18"/>
          <w:szCs w:val="18"/>
        </w:rPr>
        <w:t>Fig.6 TTFT trends of System A and System B over input duration</w:t>
      </w:r>
    </w:p>
    <w:p w14:paraId="4EBD3133">
      <w:pPr>
        <w:ind w:firstLine="410"/>
        <w:rPr>
          <w:rFonts w:ascii="方正书宋简体" w:hAnsi="方正书宋简体" w:cs="方正书宋简体"/>
          <w:sz w:val="20"/>
          <w:szCs w:val="20"/>
        </w:rPr>
      </w:pPr>
      <w:r>
        <w:rPr>
          <w:rFonts w:ascii="方正书宋简体" w:hAnsi="方正书宋简体" w:cs="方正书宋简体"/>
          <w:sz w:val="20"/>
          <w:szCs w:val="20"/>
        </w:rPr>
        <w:t>首字延迟（TTFT）是衡量语音交互流畅度的核心指标。图</w:t>
      </w:r>
      <w:r>
        <w:rPr>
          <w:rFonts w:hint="eastAsia" w:ascii="方正书宋简体" w:hAnsi="方正书宋简体" w:cs="方正书宋简体"/>
          <w:sz w:val="20"/>
          <w:szCs w:val="20"/>
        </w:rPr>
        <w:t>6</w:t>
      </w:r>
      <w:r>
        <w:rPr>
          <w:rFonts w:ascii="方正书宋简体" w:hAnsi="方正书宋简体" w:cs="方正书宋简体"/>
          <w:sz w:val="20"/>
          <w:szCs w:val="20"/>
        </w:rPr>
        <w:t>展示了在不同语音时长输入下，非流式基线系统与本文流式系统的TTFT变化轨迹。</w:t>
      </w:r>
    </w:p>
    <w:p w14:paraId="4B153FE7">
      <w:pPr>
        <w:ind w:firstLine="410"/>
        <w:rPr>
          <w:rFonts w:ascii="方正书宋简体" w:hAnsi="方正书宋简体" w:cs="方正书宋简体"/>
          <w:sz w:val="20"/>
          <w:szCs w:val="20"/>
        </w:rPr>
      </w:pPr>
      <w:r>
        <w:rPr>
          <w:rFonts w:hint="eastAsia" w:ascii="方正书宋简体" w:hAnsi="方正书宋简体" w:cs="方正书宋简体"/>
          <w:sz w:val="20"/>
          <w:szCs w:val="20"/>
        </w:rPr>
        <w:t>其中</w:t>
      </w:r>
      <w:r>
        <w:rPr>
          <w:rFonts w:ascii="方正书宋简体" w:hAnsi="方正书宋简体" w:cs="方正书宋简体"/>
          <w:sz w:val="20"/>
          <w:szCs w:val="20"/>
        </w:rPr>
        <w:t>X轴为音频真实时长 (秒)，Y轴为端到端 TTFT（毫秒）。System A曲线随时长近似单调上升，反映端点后串行等待的累积；System B在 long 及以上区间趋于平缓，呈现由固定分片粒度与尾部调度开销主导的近似上界。两条曲线在</w:t>
      </w:r>
      <w:r>
        <w:rPr>
          <w:rFonts w:hint="eastAsia" w:ascii="方正书宋简体" w:hAnsi="方正书宋简体" w:cs="方正书宋简体"/>
          <w:sz w:val="20"/>
          <w:szCs w:val="20"/>
        </w:rPr>
        <w:t>15秒</w:t>
      </w:r>
      <w:r>
        <w:rPr>
          <w:rFonts w:ascii="方正书宋简体" w:hAnsi="方正书宋简体" w:cs="方正书宋简体"/>
          <w:sz w:val="20"/>
          <w:szCs w:val="20"/>
        </w:rPr>
        <w:t>附近出现拐点，意味着流式并行的覆盖收益开始超过其固定开销。</w:t>
      </w:r>
    </w:p>
    <w:p w14:paraId="09415A9C">
      <w:pPr>
        <w:adjustRightInd w:val="0"/>
        <w:spacing w:line="240" w:lineRule="auto"/>
        <w:ind w:firstLine="0"/>
        <w:jc w:val="center"/>
        <w:rPr>
          <w:b/>
          <w:sz w:val="18"/>
          <w:szCs w:val="18"/>
        </w:rPr>
      </w:pPr>
      <w:r>
        <w:rPr>
          <w:rFonts w:hint="eastAsia"/>
          <w:b/>
          <w:sz w:val="18"/>
          <w:szCs w:val="18"/>
        </w:rPr>
        <w:t>表3  不同语音时长分组下的 TTFT 统计</w:t>
      </w:r>
    </w:p>
    <w:p w14:paraId="2B3DD669">
      <w:pPr>
        <w:adjustRightInd w:val="0"/>
        <w:spacing w:line="240" w:lineRule="auto"/>
        <w:ind w:firstLine="0"/>
        <w:jc w:val="center"/>
        <w:rPr>
          <w:rFonts w:ascii="方正书宋简体" w:hAnsi="方正书宋简体" w:cs="方正书宋简体"/>
          <w:sz w:val="20"/>
          <w:szCs w:val="20"/>
        </w:rPr>
      </w:pPr>
      <w:r>
        <w:rPr>
          <w:rFonts w:hint="eastAsia"/>
          <w:sz w:val="18"/>
          <w:szCs w:val="18"/>
        </w:rPr>
        <w:t>Table 3  TTFT Statistics Across Speech Duration Groups</w:t>
      </w:r>
    </w:p>
    <w:tbl>
      <w:tblPr>
        <w:tblStyle w:val="28"/>
        <w:tblW w:w="4821" w:type="dxa"/>
        <w:tblInd w:w="0"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3"/>
        <w:gridCol w:w="537"/>
        <w:gridCol w:w="707"/>
        <w:gridCol w:w="916"/>
        <w:gridCol w:w="917"/>
        <w:gridCol w:w="981"/>
      </w:tblGrid>
      <w:tr w14:paraId="4FFEBBC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96" w:hRule="atLeast"/>
        </w:trPr>
        <w:tc>
          <w:tcPr>
            <w:tcW w:w="763" w:type="dxa"/>
            <w:tcBorders>
              <w:top w:val="single" w:color="000000" w:themeColor="text1" w:sz="12" w:space="0"/>
              <w:bottom w:val="single" w:color="000000" w:themeColor="text1" w:sz="6" w:space="0"/>
            </w:tcBorders>
          </w:tcPr>
          <w:p w14:paraId="7E573569">
            <w:pPr>
              <w:adjustRightInd w:val="0"/>
              <w:ind w:firstLine="0"/>
              <w:jc w:val="center"/>
              <w:rPr>
                <w:sz w:val="15"/>
                <w:szCs w:val="15"/>
              </w:rPr>
            </w:pPr>
            <w:r>
              <w:rPr>
                <w:rFonts w:hint="eastAsia"/>
                <w:sz w:val="15"/>
                <w:szCs w:val="15"/>
              </w:rPr>
              <w:t>组名</w:t>
            </w:r>
          </w:p>
        </w:tc>
        <w:tc>
          <w:tcPr>
            <w:tcW w:w="537" w:type="dxa"/>
            <w:tcBorders>
              <w:top w:val="single" w:color="000000" w:themeColor="text1" w:sz="12" w:space="0"/>
              <w:bottom w:val="single" w:color="000000" w:themeColor="text1" w:sz="6" w:space="0"/>
            </w:tcBorders>
          </w:tcPr>
          <w:p w14:paraId="72A8F0FB">
            <w:pPr>
              <w:adjustRightInd w:val="0"/>
              <w:ind w:firstLine="0"/>
              <w:jc w:val="center"/>
              <w:rPr>
                <w:sz w:val="20"/>
                <w:szCs w:val="20"/>
              </w:rPr>
            </w:pPr>
            <w:r>
              <w:rPr>
                <w:rFonts w:hint="eastAsia"/>
                <w:sz w:val="15"/>
                <w:szCs w:val="15"/>
              </w:rPr>
              <w:t>样本数</w:t>
            </w:r>
          </w:p>
        </w:tc>
        <w:tc>
          <w:tcPr>
            <w:tcW w:w="707" w:type="dxa"/>
            <w:tcBorders>
              <w:top w:val="single" w:color="000000" w:themeColor="text1" w:sz="12" w:space="0"/>
              <w:bottom w:val="single" w:color="000000" w:themeColor="text1" w:sz="6" w:space="0"/>
            </w:tcBorders>
          </w:tcPr>
          <w:p w14:paraId="5631C67E">
            <w:pPr>
              <w:adjustRightInd w:val="0"/>
              <w:ind w:firstLine="0"/>
              <w:jc w:val="center"/>
              <w:rPr>
                <w:sz w:val="15"/>
                <w:szCs w:val="15"/>
              </w:rPr>
            </w:pPr>
            <w:r>
              <w:rPr>
                <w:rFonts w:hint="eastAsia"/>
                <w:sz w:val="15"/>
                <w:szCs w:val="15"/>
              </w:rPr>
              <w:t>平均时长(s)</w:t>
            </w:r>
          </w:p>
        </w:tc>
        <w:tc>
          <w:tcPr>
            <w:tcW w:w="916" w:type="dxa"/>
            <w:tcBorders>
              <w:top w:val="single" w:color="000000" w:themeColor="text1" w:sz="12" w:space="0"/>
              <w:bottom w:val="single" w:color="000000" w:themeColor="text1" w:sz="6" w:space="0"/>
            </w:tcBorders>
          </w:tcPr>
          <w:p w14:paraId="4E98AC9C">
            <w:pPr>
              <w:adjustRightInd w:val="0"/>
              <w:ind w:firstLine="0"/>
              <w:jc w:val="center"/>
              <w:rPr>
                <w:sz w:val="15"/>
                <w:szCs w:val="15"/>
              </w:rPr>
            </w:pPr>
            <w:r>
              <w:rPr>
                <w:rFonts w:hint="eastAsia"/>
                <w:sz w:val="15"/>
                <w:szCs w:val="15"/>
              </w:rPr>
              <w:t>流式TTFT(ms)</w:t>
            </w:r>
          </w:p>
        </w:tc>
        <w:tc>
          <w:tcPr>
            <w:tcW w:w="917" w:type="dxa"/>
            <w:tcBorders>
              <w:top w:val="single" w:color="000000" w:themeColor="text1" w:sz="12" w:space="0"/>
              <w:bottom w:val="single" w:color="000000" w:themeColor="text1" w:sz="6" w:space="0"/>
            </w:tcBorders>
          </w:tcPr>
          <w:p w14:paraId="5222B888">
            <w:pPr>
              <w:adjustRightInd w:val="0"/>
              <w:ind w:firstLine="0"/>
              <w:jc w:val="center"/>
              <w:rPr>
                <w:sz w:val="15"/>
                <w:szCs w:val="15"/>
              </w:rPr>
            </w:pPr>
            <w:r>
              <w:rPr>
                <w:rFonts w:hint="eastAsia"/>
                <w:sz w:val="15"/>
                <w:szCs w:val="15"/>
              </w:rPr>
              <w:t>非流式TTFT(ms)</w:t>
            </w:r>
          </w:p>
        </w:tc>
        <w:tc>
          <w:tcPr>
            <w:tcW w:w="981" w:type="dxa"/>
            <w:tcBorders>
              <w:top w:val="single" w:color="000000" w:themeColor="text1" w:sz="12" w:space="0"/>
              <w:bottom w:val="single" w:color="000000" w:themeColor="text1" w:sz="6" w:space="0"/>
            </w:tcBorders>
          </w:tcPr>
          <w:p w14:paraId="190E2DC6">
            <w:pPr>
              <w:adjustRightInd w:val="0"/>
              <w:ind w:firstLine="0"/>
              <w:jc w:val="center"/>
              <w:rPr>
                <w:sz w:val="15"/>
                <w:szCs w:val="15"/>
              </w:rPr>
            </w:pPr>
            <w:r>
              <w:rPr>
                <w:rFonts w:hint="eastAsia"/>
                <w:sz w:val="15"/>
                <w:szCs w:val="15"/>
              </w:rPr>
              <w:t>改进(%)</w:t>
            </w:r>
          </w:p>
        </w:tc>
      </w:tr>
      <w:tr w14:paraId="1FC07A3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763" w:type="dxa"/>
            <w:tcBorders>
              <w:top w:val="single" w:color="000000" w:themeColor="text1" w:sz="6" w:space="0"/>
            </w:tcBorders>
          </w:tcPr>
          <w:p w14:paraId="7A7699A1">
            <w:pPr>
              <w:adjustRightInd w:val="0"/>
              <w:ind w:firstLine="0"/>
              <w:jc w:val="center"/>
              <w:rPr>
                <w:sz w:val="15"/>
                <w:szCs w:val="15"/>
              </w:rPr>
            </w:pPr>
            <w:r>
              <w:rPr>
                <w:rFonts w:hint="eastAsia"/>
                <w:sz w:val="15"/>
                <w:szCs w:val="15"/>
              </w:rPr>
              <w:t>Short</w:t>
            </w:r>
          </w:p>
        </w:tc>
        <w:tc>
          <w:tcPr>
            <w:tcW w:w="537" w:type="dxa"/>
            <w:tcBorders>
              <w:top w:val="single" w:color="000000" w:themeColor="text1" w:sz="6" w:space="0"/>
            </w:tcBorders>
          </w:tcPr>
          <w:p w14:paraId="32F0BB9C">
            <w:pPr>
              <w:adjustRightInd w:val="0"/>
              <w:ind w:firstLine="0"/>
              <w:jc w:val="center"/>
              <w:rPr>
                <w:sz w:val="20"/>
                <w:szCs w:val="20"/>
              </w:rPr>
            </w:pPr>
            <w:r>
              <w:rPr>
                <w:rFonts w:hint="eastAsia"/>
                <w:sz w:val="15"/>
                <w:szCs w:val="15"/>
              </w:rPr>
              <w:t>35</w:t>
            </w:r>
          </w:p>
        </w:tc>
        <w:tc>
          <w:tcPr>
            <w:tcW w:w="707" w:type="dxa"/>
            <w:tcBorders>
              <w:top w:val="single" w:color="000000" w:themeColor="text1" w:sz="6" w:space="0"/>
            </w:tcBorders>
          </w:tcPr>
          <w:p w14:paraId="585A2EE8">
            <w:pPr>
              <w:adjustRightInd w:val="0"/>
              <w:ind w:firstLine="0"/>
              <w:jc w:val="center"/>
              <w:rPr>
                <w:sz w:val="20"/>
                <w:szCs w:val="20"/>
              </w:rPr>
            </w:pPr>
            <w:r>
              <w:rPr>
                <w:rFonts w:hint="eastAsia"/>
                <w:sz w:val="15"/>
                <w:szCs w:val="15"/>
              </w:rPr>
              <w:t>3.44</w:t>
            </w:r>
          </w:p>
        </w:tc>
        <w:tc>
          <w:tcPr>
            <w:tcW w:w="916" w:type="dxa"/>
            <w:tcBorders>
              <w:top w:val="single" w:color="000000" w:themeColor="text1" w:sz="6" w:space="0"/>
            </w:tcBorders>
          </w:tcPr>
          <w:p w14:paraId="16C64EF4">
            <w:pPr>
              <w:adjustRightInd w:val="0"/>
              <w:ind w:firstLine="0"/>
              <w:jc w:val="center"/>
              <w:rPr>
                <w:sz w:val="20"/>
                <w:szCs w:val="20"/>
              </w:rPr>
            </w:pPr>
            <w:r>
              <w:rPr>
                <w:rFonts w:hint="eastAsia"/>
                <w:sz w:val="15"/>
                <w:szCs w:val="15"/>
              </w:rPr>
              <w:t xml:space="preserve">648.17 </w:t>
            </w:r>
          </w:p>
        </w:tc>
        <w:tc>
          <w:tcPr>
            <w:tcW w:w="917" w:type="dxa"/>
            <w:tcBorders>
              <w:top w:val="single" w:color="000000" w:themeColor="text1" w:sz="6" w:space="0"/>
            </w:tcBorders>
          </w:tcPr>
          <w:p w14:paraId="50CFA3DB">
            <w:pPr>
              <w:adjustRightInd w:val="0"/>
              <w:ind w:firstLine="0"/>
              <w:jc w:val="center"/>
              <w:rPr>
                <w:sz w:val="15"/>
                <w:szCs w:val="15"/>
              </w:rPr>
            </w:pPr>
            <w:r>
              <w:rPr>
                <w:rFonts w:hint="eastAsia"/>
                <w:sz w:val="15"/>
                <w:szCs w:val="15"/>
              </w:rPr>
              <w:t>533.42</w:t>
            </w:r>
          </w:p>
        </w:tc>
        <w:tc>
          <w:tcPr>
            <w:tcW w:w="981" w:type="dxa"/>
            <w:tcBorders>
              <w:top w:val="single" w:color="000000" w:themeColor="text1" w:sz="6" w:space="0"/>
            </w:tcBorders>
          </w:tcPr>
          <w:p w14:paraId="48CDF1C2">
            <w:pPr>
              <w:adjustRightInd w:val="0"/>
              <w:ind w:firstLine="0"/>
              <w:jc w:val="center"/>
              <w:rPr>
                <w:sz w:val="15"/>
                <w:szCs w:val="15"/>
              </w:rPr>
            </w:pPr>
            <w:r>
              <w:rPr>
                <w:rFonts w:hint="eastAsia"/>
                <w:sz w:val="15"/>
                <w:szCs w:val="15"/>
              </w:rPr>
              <w:t>-21.5</w:t>
            </w:r>
          </w:p>
        </w:tc>
      </w:tr>
      <w:tr w14:paraId="00663B2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3" w:type="dxa"/>
          </w:tcPr>
          <w:p w14:paraId="361D688C">
            <w:pPr>
              <w:adjustRightInd w:val="0"/>
              <w:ind w:firstLine="0"/>
              <w:jc w:val="center"/>
              <w:rPr>
                <w:sz w:val="15"/>
                <w:szCs w:val="15"/>
              </w:rPr>
            </w:pPr>
            <w:r>
              <w:rPr>
                <w:rFonts w:hint="eastAsia"/>
                <w:sz w:val="15"/>
                <w:szCs w:val="15"/>
              </w:rPr>
              <w:t>Medium</w:t>
            </w:r>
          </w:p>
        </w:tc>
        <w:tc>
          <w:tcPr>
            <w:tcW w:w="537" w:type="dxa"/>
          </w:tcPr>
          <w:p w14:paraId="21409129">
            <w:pPr>
              <w:adjustRightInd w:val="0"/>
              <w:ind w:firstLine="0"/>
              <w:jc w:val="center"/>
              <w:rPr>
                <w:sz w:val="20"/>
                <w:szCs w:val="20"/>
              </w:rPr>
            </w:pPr>
            <w:r>
              <w:rPr>
                <w:rFonts w:hint="eastAsia"/>
                <w:sz w:val="15"/>
                <w:szCs w:val="15"/>
              </w:rPr>
              <w:t>89</w:t>
            </w:r>
          </w:p>
        </w:tc>
        <w:tc>
          <w:tcPr>
            <w:tcW w:w="707" w:type="dxa"/>
          </w:tcPr>
          <w:p w14:paraId="450DA49E">
            <w:pPr>
              <w:adjustRightInd w:val="0"/>
              <w:ind w:firstLine="0"/>
              <w:jc w:val="center"/>
              <w:rPr>
                <w:sz w:val="20"/>
                <w:szCs w:val="20"/>
              </w:rPr>
            </w:pPr>
            <w:r>
              <w:rPr>
                <w:rFonts w:hint="eastAsia"/>
                <w:sz w:val="15"/>
                <w:szCs w:val="15"/>
              </w:rPr>
              <w:t xml:space="preserve">9.25   </w:t>
            </w:r>
          </w:p>
        </w:tc>
        <w:tc>
          <w:tcPr>
            <w:tcW w:w="916" w:type="dxa"/>
          </w:tcPr>
          <w:p w14:paraId="37710941">
            <w:pPr>
              <w:adjustRightInd w:val="0"/>
              <w:ind w:firstLine="0"/>
              <w:jc w:val="center"/>
              <w:rPr>
                <w:sz w:val="20"/>
                <w:szCs w:val="20"/>
              </w:rPr>
            </w:pPr>
            <w:r>
              <w:rPr>
                <w:rFonts w:hint="eastAsia"/>
                <w:sz w:val="15"/>
                <w:szCs w:val="15"/>
              </w:rPr>
              <w:t>959.53</w:t>
            </w:r>
          </w:p>
        </w:tc>
        <w:tc>
          <w:tcPr>
            <w:tcW w:w="917" w:type="dxa"/>
          </w:tcPr>
          <w:p w14:paraId="067CE3E0">
            <w:pPr>
              <w:adjustRightInd w:val="0"/>
              <w:ind w:firstLine="0"/>
              <w:jc w:val="center"/>
              <w:rPr>
                <w:sz w:val="15"/>
                <w:szCs w:val="15"/>
              </w:rPr>
            </w:pPr>
            <w:r>
              <w:rPr>
                <w:rFonts w:hint="eastAsia"/>
                <w:sz w:val="15"/>
                <w:szCs w:val="15"/>
              </w:rPr>
              <w:t>923.42</w:t>
            </w:r>
          </w:p>
        </w:tc>
        <w:tc>
          <w:tcPr>
            <w:tcW w:w="981" w:type="dxa"/>
          </w:tcPr>
          <w:p w14:paraId="003EB303">
            <w:pPr>
              <w:adjustRightInd w:val="0"/>
              <w:ind w:firstLine="0"/>
              <w:jc w:val="center"/>
              <w:rPr>
                <w:sz w:val="15"/>
                <w:szCs w:val="15"/>
              </w:rPr>
            </w:pPr>
            <w:r>
              <w:rPr>
                <w:rFonts w:hint="eastAsia"/>
                <w:sz w:val="15"/>
                <w:szCs w:val="15"/>
              </w:rPr>
              <w:t>-3.9</w:t>
            </w:r>
          </w:p>
        </w:tc>
      </w:tr>
      <w:tr w14:paraId="1B21823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763" w:type="dxa"/>
          </w:tcPr>
          <w:p w14:paraId="6CF72DF0">
            <w:pPr>
              <w:adjustRightInd w:val="0"/>
              <w:ind w:firstLine="0"/>
              <w:jc w:val="center"/>
              <w:rPr>
                <w:sz w:val="15"/>
                <w:szCs w:val="15"/>
              </w:rPr>
            </w:pPr>
            <w:r>
              <w:rPr>
                <w:rFonts w:hint="eastAsia"/>
                <w:sz w:val="15"/>
                <w:szCs w:val="15"/>
              </w:rPr>
              <w:t>Long</w:t>
            </w:r>
          </w:p>
        </w:tc>
        <w:tc>
          <w:tcPr>
            <w:tcW w:w="537" w:type="dxa"/>
          </w:tcPr>
          <w:p w14:paraId="61AA4D4E">
            <w:pPr>
              <w:adjustRightInd w:val="0"/>
              <w:ind w:firstLine="0"/>
              <w:jc w:val="center"/>
              <w:rPr>
                <w:sz w:val="20"/>
                <w:szCs w:val="20"/>
              </w:rPr>
            </w:pPr>
            <w:r>
              <w:rPr>
                <w:rFonts w:hint="eastAsia"/>
                <w:sz w:val="15"/>
                <w:szCs w:val="15"/>
              </w:rPr>
              <w:t>121</w:t>
            </w:r>
          </w:p>
        </w:tc>
        <w:tc>
          <w:tcPr>
            <w:tcW w:w="707" w:type="dxa"/>
          </w:tcPr>
          <w:p w14:paraId="5D648AAB">
            <w:pPr>
              <w:adjustRightInd w:val="0"/>
              <w:ind w:firstLine="0"/>
              <w:jc w:val="center"/>
              <w:rPr>
                <w:sz w:val="20"/>
                <w:szCs w:val="20"/>
              </w:rPr>
            </w:pPr>
            <w:r>
              <w:rPr>
                <w:rFonts w:hint="eastAsia"/>
                <w:sz w:val="15"/>
                <w:szCs w:val="15"/>
              </w:rPr>
              <w:t xml:space="preserve">22.16 </w:t>
            </w:r>
          </w:p>
        </w:tc>
        <w:tc>
          <w:tcPr>
            <w:tcW w:w="916" w:type="dxa"/>
          </w:tcPr>
          <w:p w14:paraId="75289A16">
            <w:pPr>
              <w:adjustRightInd w:val="0"/>
              <w:ind w:firstLine="0"/>
              <w:jc w:val="center"/>
              <w:rPr>
                <w:sz w:val="20"/>
                <w:szCs w:val="20"/>
              </w:rPr>
            </w:pPr>
            <w:r>
              <w:rPr>
                <w:rFonts w:hint="eastAsia"/>
                <w:sz w:val="15"/>
                <w:szCs w:val="15"/>
              </w:rPr>
              <w:t xml:space="preserve">1126.63 </w:t>
            </w:r>
          </w:p>
        </w:tc>
        <w:tc>
          <w:tcPr>
            <w:tcW w:w="917" w:type="dxa"/>
          </w:tcPr>
          <w:p w14:paraId="31AC2146">
            <w:pPr>
              <w:adjustRightInd w:val="0"/>
              <w:ind w:firstLine="0"/>
              <w:jc w:val="center"/>
              <w:rPr>
                <w:sz w:val="15"/>
                <w:szCs w:val="15"/>
              </w:rPr>
            </w:pPr>
            <w:r>
              <w:rPr>
                <w:rFonts w:hint="eastAsia"/>
                <w:sz w:val="15"/>
                <w:szCs w:val="15"/>
              </w:rPr>
              <w:t>1722.03</w:t>
            </w:r>
          </w:p>
        </w:tc>
        <w:tc>
          <w:tcPr>
            <w:tcW w:w="981" w:type="dxa"/>
          </w:tcPr>
          <w:p w14:paraId="338547D5">
            <w:pPr>
              <w:adjustRightInd w:val="0"/>
              <w:ind w:firstLine="0"/>
              <w:jc w:val="center"/>
              <w:rPr>
                <w:sz w:val="15"/>
                <w:szCs w:val="15"/>
              </w:rPr>
            </w:pPr>
            <w:r>
              <w:rPr>
                <w:rFonts w:hint="eastAsia"/>
                <w:sz w:val="15"/>
                <w:szCs w:val="15"/>
              </w:rPr>
              <w:t>34.6</w:t>
            </w:r>
          </w:p>
        </w:tc>
      </w:tr>
      <w:tr w14:paraId="3C00A81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trPr>
        <w:tc>
          <w:tcPr>
            <w:tcW w:w="763" w:type="dxa"/>
          </w:tcPr>
          <w:p w14:paraId="6F8CFE32">
            <w:pPr>
              <w:adjustRightInd w:val="0"/>
              <w:ind w:firstLine="0"/>
              <w:jc w:val="center"/>
              <w:rPr>
                <w:sz w:val="15"/>
                <w:szCs w:val="15"/>
              </w:rPr>
            </w:pPr>
            <w:r>
              <w:rPr>
                <w:rFonts w:hint="eastAsia"/>
                <w:sz w:val="15"/>
                <w:szCs w:val="15"/>
              </w:rPr>
              <w:t>Very Long</w:t>
            </w:r>
          </w:p>
        </w:tc>
        <w:tc>
          <w:tcPr>
            <w:tcW w:w="537" w:type="dxa"/>
          </w:tcPr>
          <w:p w14:paraId="0F00C74B">
            <w:pPr>
              <w:adjustRightInd w:val="0"/>
              <w:ind w:firstLine="0"/>
              <w:jc w:val="center"/>
              <w:rPr>
                <w:sz w:val="15"/>
                <w:szCs w:val="15"/>
              </w:rPr>
            </w:pPr>
            <w:r>
              <w:rPr>
                <w:rFonts w:hint="eastAsia"/>
                <w:sz w:val="15"/>
                <w:szCs w:val="15"/>
              </w:rPr>
              <w:t>208</w:t>
            </w:r>
          </w:p>
        </w:tc>
        <w:tc>
          <w:tcPr>
            <w:tcW w:w="707" w:type="dxa"/>
          </w:tcPr>
          <w:p w14:paraId="2BEA36EE">
            <w:pPr>
              <w:adjustRightInd w:val="0"/>
              <w:ind w:firstLine="0"/>
              <w:jc w:val="center"/>
              <w:rPr>
                <w:sz w:val="15"/>
                <w:szCs w:val="15"/>
              </w:rPr>
            </w:pPr>
            <w:r>
              <w:rPr>
                <w:rFonts w:hint="eastAsia"/>
                <w:sz w:val="15"/>
                <w:szCs w:val="15"/>
              </w:rPr>
              <w:t>45.21</w:t>
            </w:r>
          </w:p>
        </w:tc>
        <w:tc>
          <w:tcPr>
            <w:tcW w:w="916" w:type="dxa"/>
          </w:tcPr>
          <w:p w14:paraId="534A0228">
            <w:pPr>
              <w:adjustRightInd w:val="0"/>
              <w:ind w:firstLine="0"/>
              <w:jc w:val="center"/>
              <w:rPr>
                <w:sz w:val="15"/>
                <w:szCs w:val="15"/>
              </w:rPr>
            </w:pPr>
            <w:r>
              <w:rPr>
                <w:rFonts w:hint="eastAsia"/>
                <w:sz w:val="15"/>
                <w:szCs w:val="15"/>
              </w:rPr>
              <w:t>1099.16</w:t>
            </w:r>
          </w:p>
        </w:tc>
        <w:tc>
          <w:tcPr>
            <w:tcW w:w="917" w:type="dxa"/>
          </w:tcPr>
          <w:p w14:paraId="59418D20">
            <w:pPr>
              <w:adjustRightInd w:val="0"/>
              <w:ind w:firstLine="0"/>
              <w:jc w:val="center"/>
              <w:rPr>
                <w:sz w:val="15"/>
                <w:szCs w:val="15"/>
              </w:rPr>
            </w:pPr>
            <w:r>
              <w:rPr>
                <w:rFonts w:hint="eastAsia"/>
                <w:sz w:val="15"/>
                <w:szCs w:val="15"/>
              </w:rPr>
              <w:t>3191.97</w:t>
            </w:r>
          </w:p>
        </w:tc>
        <w:tc>
          <w:tcPr>
            <w:tcW w:w="981" w:type="dxa"/>
          </w:tcPr>
          <w:p w14:paraId="42CFE13D">
            <w:pPr>
              <w:adjustRightInd w:val="0"/>
              <w:ind w:firstLine="0"/>
              <w:jc w:val="center"/>
              <w:rPr>
                <w:sz w:val="15"/>
                <w:szCs w:val="15"/>
              </w:rPr>
            </w:pPr>
            <w:r>
              <w:rPr>
                <w:rFonts w:hint="eastAsia"/>
                <w:sz w:val="15"/>
                <w:szCs w:val="15"/>
              </w:rPr>
              <w:t>65.6</w:t>
            </w:r>
          </w:p>
        </w:tc>
      </w:tr>
      <w:tr w14:paraId="03C8DC9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30" w:hRule="atLeast"/>
        </w:trPr>
        <w:tc>
          <w:tcPr>
            <w:tcW w:w="763" w:type="dxa"/>
            <w:tcBorders>
              <w:bottom w:val="single" w:color="000000" w:themeColor="text1" w:sz="12" w:space="0"/>
            </w:tcBorders>
          </w:tcPr>
          <w:p w14:paraId="003E6144">
            <w:pPr>
              <w:adjustRightInd w:val="0"/>
              <w:ind w:firstLine="0"/>
              <w:jc w:val="center"/>
              <w:rPr>
                <w:sz w:val="15"/>
                <w:szCs w:val="15"/>
              </w:rPr>
            </w:pPr>
            <w:r>
              <w:rPr>
                <w:rFonts w:hint="eastAsia"/>
                <w:sz w:val="15"/>
                <w:szCs w:val="15"/>
              </w:rPr>
              <w:t>Extra Long</w:t>
            </w:r>
          </w:p>
        </w:tc>
        <w:tc>
          <w:tcPr>
            <w:tcW w:w="537" w:type="dxa"/>
            <w:tcBorders>
              <w:bottom w:val="single" w:color="000000" w:themeColor="text1" w:sz="12" w:space="0"/>
            </w:tcBorders>
          </w:tcPr>
          <w:p w14:paraId="7426236D">
            <w:pPr>
              <w:adjustRightInd w:val="0"/>
              <w:ind w:firstLine="0"/>
              <w:jc w:val="center"/>
              <w:rPr>
                <w:sz w:val="15"/>
                <w:szCs w:val="15"/>
              </w:rPr>
            </w:pPr>
            <w:r>
              <w:rPr>
                <w:rFonts w:hint="eastAsia"/>
                <w:sz w:val="15"/>
                <w:szCs w:val="15"/>
              </w:rPr>
              <w:t>679</w:t>
            </w:r>
          </w:p>
        </w:tc>
        <w:tc>
          <w:tcPr>
            <w:tcW w:w="707" w:type="dxa"/>
            <w:tcBorders>
              <w:bottom w:val="single" w:color="000000" w:themeColor="text1" w:sz="12" w:space="0"/>
            </w:tcBorders>
          </w:tcPr>
          <w:p w14:paraId="7629EF80">
            <w:pPr>
              <w:adjustRightInd w:val="0"/>
              <w:ind w:firstLine="0"/>
              <w:jc w:val="center"/>
              <w:rPr>
                <w:sz w:val="15"/>
                <w:szCs w:val="15"/>
              </w:rPr>
            </w:pPr>
            <w:r>
              <w:rPr>
                <w:rFonts w:hint="eastAsia"/>
                <w:sz w:val="15"/>
                <w:szCs w:val="15"/>
              </w:rPr>
              <w:t>105.73</w:t>
            </w:r>
          </w:p>
        </w:tc>
        <w:tc>
          <w:tcPr>
            <w:tcW w:w="916" w:type="dxa"/>
            <w:tcBorders>
              <w:bottom w:val="single" w:color="000000" w:themeColor="text1" w:sz="12" w:space="0"/>
            </w:tcBorders>
          </w:tcPr>
          <w:p w14:paraId="41D60719">
            <w:pPr>
              <w:adjustRightInd w:val="0"/>
              <w:ind w:firstLine="0"/>
              <w:jc w:val="center"/>
              <w:rPr>
                <w:sz w:val="15"/>
                <w:szCs w:val="15"/>
              </w:rPr>
            </w:pPr>
            <w:r>
              <w:rPr>
                <w:rFonts w:hint="eastAsia"/>
                <w:sz w:val="15"/>
                <w:szCs w:val="15"/>
              </w:rPr>
              <w:t>1087.70</w:t>
            </w:r>
          </w:p>
        </w:tc>
        <w:tc>
          <w:tcPr>
            <w:tcW w:w="917" w:type="dxa"/>
            <w:tcBorders>
              <w:bottom w:val="single" w:color="000000" w:themeColor="text1" w:sz="12" w:space="0"/>
            </w:tcBorders>
          </w:tcPr>
          <w:p w14:paraId="4ADB1ED3">
            <w:pPr>
              <w:adjustRightInd w:val="0"/>
              <w:ind w:firstLine="0"/>
              <w:jc w:val="center"/>
              <w:rPr>
                <w:sz w:val="15"/>
                <w:szCs w:val="15"/>
              </w:rPr>
            </w:pPr>
            <w:r>
              <w:rPr>
                <w:rFonts w:hint="eastAsia"/>
                <w:sz w:val="15"/>
                <w:szCs w:val="15"/>
              </w:rPr>
              <w:t>6753.43</w:t>
            </w:r>
          </w:p>
        </w:tc>
        <w:tc>
          <w:tcPr>
            <w:tcW w:w="981" w:type="dxa"/>
            <w:tcBorders>
              <w:bottom w:val="single" w:color="000000" w:themeColor="text1" w:sz="12" w:space="0"/>
            </w:tcBorders>
          </w:tcPr>
          <w:p w14:paraId="533A6F33">
            <w:pPr>
              <w:adjustRightInd w:val="0"/>
              <w:ind w:firstLine="0"/>
              <w:jc w:val="center"/>
              <w:rPr>
                <w:sz w:val="15"/>
                <w:szCs w:val="15"/>
              </w:rPr>
            </w:pPr>
            <w:r>
              <w:rPr>
                <w:rFonts w:hint="eastAsia"/>
                <w:sz w:val="15"/>
                <w:szCs w:val="15"/>
              </w:rPr>
              <w:t>83.9</w:t>
            </w:r>
          </w:p>
        </w:tc>
      </w:tr>
    </w:tbl>
    <w:p w14:paraId="4BC4016C">
      <w:pPr>
        <w:ind w:firstLine="410"/>
        <w:rPr>
          <w:rFonts w:ascii="方正书宋简体" w:hAnsi="方正书宋简体" w:cs="方正书宋简体"/>
          <w:sz w:val="20"/>
          <w:szCs w:val="20"/>
        </w:rPr>
      </w:pPr>
    </w:p>
    <w:p w14:paraId="39776147">
      <w:pPr>
        <w:ind w:firstLine="410"/>
        <w:rPr>
          <w:rFonts w:ascii="方正书宋简体" w:hAnsi="方正书宋简体" w:cs="方正书宋简体"/>
          <w:sz w:val="20"/>
          <w:szCs w:val="20"/>
        </w:rPr>
      </w:pPr>
      <w:r>
        <w:rPr>
          <w:rFonts w:hint="eastAsia" w:ascii="方正书宋简体" w:hAnsi="方正书宋简体" w:cs="方正书宋简体"/>
          <w:sz w:val="20"/>
          <w:szCs w:val="20"/>
        </w:rPr>
        <w:t>表3清晰的给出了按语音时长分组的 TTFT 统计结果。非流式基线System A的TTFT随输入时长有明显增长。其中</w:t>
      </w:r>
      <w:ins w:id="368" w:author="华血" w:date="2026-06-28T15:53:13Z">
        <w:r>
          <w:rPr>
            <w:rFonts w:hint="eastAsia" w:ascii="方正书宋简体" w:hAnsi="方正书宋简体" w:cs="方正书宋简体"/>
            <w:position w:val="-6"/>
            <w:sz w:val="20"/>
            <w:szCs w:val="20"/>
          </w:rPr>
          <w:object>
            <v:shape id="_x0000_i1107" o:spt="75" alt="" type="#_x0000_t75" style="height:13.95pt;width:29pt;" o:ole="t" filled="f" o:preferrelative="t" stroked="f" coordsize="21600,21600">
              <v:path/>
              <v:fill on="f" focussize="0,0"/>
              <v:stroke on="f"/>
              <v:imagedata r:id="rId168" o:title=""/>
              <o:lock v:ext="edit" aspectratio="t"/>
              <w10:wrap type="none"/>
              <w10:anchorlock/>
            </v:shape>
            <o:OLEObject Type="Embed" ProgID="Equation.DSMT4" ShapeID="_x0000_i1107" DrawAspect="Content" ObjectID="_1468075791" r:id="rId167">
              <o:LockedField>false</o:LockedField>
            </o:OLEObject>
          </w:object>
        </w:r>
      </w:ins>
      <w:del w:id="370" w:author="华血" w:date="2026-06-28T14:19:56Z">
        <w:r>
          <w:rPr>
            <w:rFonts w:hint="eastAsia" w:ascii="方正书宋简体" w:hAnsi="方正书宋简体" w:cs="方正书宋简体"/>
            <w:sz w:val="20"/>
            <w:szCs w:val="20"/>
          </w:rPr>
          <w:delText xml:space="preserve">short </w:delText>
        </w:r>
      </w:del>
      <w:r>
        <w:rPr>
          <w:rFonts w:hint="eastAsia" w:ascii="方正书宋简体" w:hAnsi="方正书宋简体" w:cs="方正书宋简体"/>
          <w:sz w:val="20"/>
          <w:szCs w:val="20"/>
        </w:rPr>
        <w:t>组均值为533.42ms，</w:t>
      </w:r>
      <w:ins w:id="371" w:author="华血" w:date="2026-06-28T15:53:41Z">
        <w:r>
          <w:rPr>
            <w:rFonts w:hint="eastAsia" w:ascii="方正书宋简体" w:hAnsi="方正书宋简体" w:cs="方正书宋简体"/>
            <w:position w:val="-10"/>
            <w:sz w:val="20"/>
            <w:szCs w:val="20"/>
          </w:rPr>
          <w:object>
            <v:shape id="_x0000_i1108" o:spt="75" alt="" type="#_x0000_t75" style="height:16pt;width:26pt;" o:ole="t" filled="f" o:preferrelative="t" stroked="f" coordsize="21600,21600">
              <v:path/>
              <v:fill on="f" focussize="0,0"/>
              <v:stroke on="f"/>
              <v:imagedata r:id="rId170" o:title=""/>
              <o:lock v:ext="edit" aspectratio="t"/>
              <w10:wrap type="none"/>
              <w10:anchorlock/>
            </v:shape>
            <o:OLEObject Type="Embed" ProgID="Equation.DSMT4" ShapeID="_x0000_i1108" DrawAspect="Content" ObjectID="_1468075792" r:id="rId169">
              <o:LockedField>false</o:LockedField>
            </o:OLEObject>
          </w:object>
        </w:r>
      </w:ins>
      <w:del w:id="373" w:author="华血" w:date="2026-06-28T14:20:05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组上升到了1722.04ms，</w:t>
      </w:r>
      <w:ins w:id="374" w:author="华血" w:date="2026-06-28T14:20:17Z">
        <w:r>
          <w:rPr>
            <w:rFonts w:hint="eastAsia" w:ascii="方正书宋简体" w:hAnsi="方正书宋简体" w:cs="方正书宋简体"/>
            <w:position w:val="-10"/>
            <w:sz w:val="20"/>
            <w:szCs w:val="20"/>
          </w:rPr>
          <w:object>
            <v:shape id="_x0000_i1109" o:spt="75" type="#_x0000_t75" style="height:16pt;width:57pt;" o:ole="t" filled="f" o:preferrelative="t" stroked="f" coordsize="21600,21600">
              <v:fill on="f" focussize="0,0"/>
              <v:stroke on="f"/>
              <v:imagedata r:id="rId172" o:title=""/>
              <o:lock v:ext="edit" aspectratio="t"/>
              <w10:wrap type="none"/>
              <w10:anchorlock/>
            </v:shape>
            <o:OLEObject Type="Embed" ProgID="Equation.DSMT4" ShapeID="_x0000_i1109" DrawAspect="Content" ObjectID="_1468075793" r:id="rId171">
              <o:LockedField>false</o:LockedField>
            </o:OLEObject>
          </w:object>
        </w:r>
      </w:ins>
      <w:del w:id="376" w:author="华血" w:date="2026-06-28T14:20:26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377" w:author="华血" w:date="2026-06-28T15:52:05Z">
        <w:r>
          <w:rPr>
            <w:rFonts w:hint="eastAsia" w:ascii="方正书宋简体" w:hAnsi="方正书宋简体" w:cs="方正书宋简体"/>
            <w:position w:val="-10"/>
            <w:sz w:val="20"/>
            <w:szCs w:val="20"/>
          </w:rPr>
          <w:object>
            <v:shape id="_x0000_i1105" o:spt="75" alt="" type="#_x0000_t75" style="height:16pt;width:60.95pt;" o:ole="t" filled="f" o:preferrelative="t" stroked="f" coordsize="21600,21600">
              <v:path/>
              <v:fill on="f" focussize="0,0"/>
              <v:stroke on="f"/>
              <v:imagedata r:id="rId174" o:title=""/>
              <o:lock v:ext="edit" aspectratio="t"/>
              <w10:wrap type="none"/>
              <w10:anchorlock/>
            </v:shape>
            <o:OLEObject Type="Embed" ProgID="Equation.DSMT4" ShapeID="_x0000_i1105" DrawAspect="Content" ObjectID="_1468075794" r:id="rId173">
              <o:LockedField>false</o:LockedField>
            </o:OLEObject>
          </w:object>
        </w:r>
      </w:ins>
      <w:del w:id="379" w:author="华血" w:date="2026-06-28T14:20:34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 xml:space="preserve">组进一步增长到3191.97ms与6753.43ms。这一现象和级联式处理范式的预期是相符的，因为ASR得等语音生成完成之后才能完成全量解码，之后LLM才会对完整转录文本一次性进行全量Prefill。在此期间，端点之后的计算链路几乎不会重叠，这就使得语音长度与TTFT基本是线性相关的关系。而流式系统 System B 在 </w:t>
      </w:r>
      <w:ins w:id="380" w:author="华血" w:date="2026-06-28T15:54:29Z">
        <w:r>
          <w:rPr>
            <w:rFonts w:hint="eastAsia" w:ascii="方正书宋简体" w:hAnsi="方正书宋简体" w:cs="方正书宋简体"/>
            <w:position w:val="-10"/>
            <w:sz w:val="20"/>
            <w:szCs w:val="20"/>
          </w:rPr>
          <w:object>
            <v:shape id="_x0000_i1110" o:spt="75" type="#_x0000_t75" style="height:16pt;width:26pt;" o:ole="t" filled="f" o:preferrelative="t" stroked="f" coordsize="21600,21600">
              <v:path/>
              <v:fill on="f" focussize="0,0"/>
              <v:stroke on="f"/>
              <v:imagedata r:id="rId170" o:title=""/>
              <o:lock v:ext="edit" aspectratio="t"/>
              <w10:wrap type="none"/>
              <w10:anchorlock/>
            </v:shape>
            <o:OLEObject Type="Embed" ProgID="Equation.DSMT4" ShapeID="_x0000_i1110" DrawAspect="Content" ObjectID="_1468075795" r:id="rId175">
              <o:LockedField>false</o:LockedField>
            </o:OLEObject>
          </w:object>
        </w:r>
      </w:ins>
      <w:del w:id="382" w:author="华血" w:date="2026-06-28T15:54:29Z">
        <w:r>
          <w:rPr>
            <w:rFonts w:hint="eastAsia" w:ascii="方正书宋简体" w:hAnsi="方正书宋简体" w:cs="方正书宋简体"/>
            <w:sz w:val="20"/>
            <w:szCs w:val="20"/>
          </w:rPr>
          <w:delText xml:space="preserve">long </w:delText>
        </w:r>
      </w:del>
      <w:r>
        <w:rPr>
          <w:rFonts w:hint="eastAsia" w:ascii="方正书宋简体" w:hAnsi="方正书宋简体" w:cs="方正书宋简体"/>
          <w:sz w:val="20"/>
          <w:szCs w:val="20"/>
        </w:rPr>
        <w:t>及以上区间显示出近似常数的“上界”：</w:t>
      </w:r>
      <w:ins w:id="383" w:author="华血" w:date="2026-06-28T15:54:44Z">
        <w:r>
          <w:rPr>
            <w:rFonts w:hint="eastAsia" w:ascii="方正书宋简体" w:hAnsi="方正书宋简体" w:cs="方正书宋简体"/>
            <w:position w:val="-10"/>
            <w:sz w:val="20"/>
            <w:szCs w:val="20"/>
          </w:rPr>
          <w:object>
            <v:shape id="_x0000_i1111" o:spt="75" type="#_x0000_t75" style="height:16pt;width:26pt;" o:ole="t" filled="f" o:preferrelative="t" stroked="f" coordsize="21600,21600">
              <v:path/>
              <v:fill on="f" focussize="0,0"/>
              <v:stroke on="f"/>
              <v:imagedata r:id="rId170" o:title=""/>
              <o:lock v:ext="edit" aspectratio="t"/>
              <w10:wrap type="none"/>
              <w10:anchorlock/>
            </v:shape>
            <o:OLEObject Type="Embed" ProgID="Equation.DSMT4" ShapeID="_x0000_i1111" DrawAspect="Content" ObjectID="_1468075796" r:id="rId176">
              <o:LockedField>false</o:LockedField>
            </o:OLEObject>
          </w:object>
        </w:r>
      </w:ins>
      <w:del w:id="385" w:author="华血" w:date="2026-06-28T14:20:49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w:t>
      </w:r>
      <w:ins w:id="386" w:author="华血" w:date="2026-06-28T15:54:50Z">
        <w:r>
          <w:rPr>
            <w:rFonts w:hint="eastAsia" w:ascii="方正书宋简体" w:hAnsi="方正书宋简体" w:cs="方正书宋简体"/>
            <w:position w:val="-10"/>
            <w:sz w:val="20"/>
            <w:szCs w:val="20"/>
          </w:rPr>
          <w:object>
            <v:shape id="_x0000_i1112" o:spt="75" type="#_x0000_t75" style="height:16pt;width:57pt;" o:ole="t" filled="f" o:preferrelative="t" stroked="f" coordsize="21600,21600">
              <v:path/>
              <v:fill on="f" focussize="0,0"/>
              <v:stroke on="f"/>
              <v:imagedata r:id="rId172" o:title=""/>
              <o:lock v:ext="edit" aspectratio="t"/>
              <w10:wrap type="none"/>
              <w10:anchorlock/>
            </v:shape>
            <o:OLEObject Type="Embed" ProgID="Equation.DSMT4" ShapeID="_x0000_i1112" DrawAspect="Content" ObjectID="_1468075797" r:id="rId177">
              <o:LockedField>false</o:LockedField>
            </o:OLEObject>
          </w:object>
        </w:r>
      </w:ins>
      <w:del w:id="388" w:author="华血" w:date="2026-06-28T14:20:54Z">
        <w:r>
          <w:rPr>
            <w:rFonts w:hint="eastAsia" w:ascii="方正书宋简体" w:hAnsi="方正书宋简体" w:cs="方正书宋简体"/>
            <w:sz w:val="20"/>
            <w:szCs w:val="20"/>
          </w:rPr>
          <w:delText xml:space="preserve">very_long </w:delText>
        </w:r>
      </w:del>
      <w:r>
        <w:rPr>
          <w:rFonts w:hint="eastAsia" w:ascii="方正书宋简体" w:hAnsi="方正书宋简体" w:cs="方正书宋简体"/>
          <w:sz w:val="20"/>
          <w:szCs w:val="20"/>
        </w:rPr>
        <w:t>与</w:t>
      </w:r>
      <w:ins w:id="389" w:author="华血" w:date="2026-06-28T15:54:53Z">
        <w:r>
          <w:rPr>
            <w:rFonts w:hint="eastAsia" w:ascii="方正书宋简体" w:hAnsi="方正书宋简体" w:cs="方正书宋简体"/>
            <w:position w:val="-10"/>
            <w:sz w:val="20"/>
            <w:szCs w:val="20"/>
          </w:rPr>
          <w:object>
            <v:shape id="_x0000_i1113" o:spt="75" type="#_x0000_t75" style="height:16pt;width:60.95pt;" o:ole="t" filled="f" o:preferrelative="t" stroked="f" coordsize="21600,21600">
              <v:path/>
              <v:fill on="f" focussize="0,0"/>
              <v:stroke on="f"/>
              <v:imagedata r:id="rId174" o:title=""/>
              <o:lock v:ext="edit" aspectratio="t"/>
              <w10:wrap type="none"/>
              <w10:anchorlock/>
            </v:shape>
            <o:OLEObject Type="Embed" ProgID="Equation.DSMT4" ShapeID="_x0000_i1113" DrawAspect="Content" ObjectID="_1468075798" r:id="rId178">
              <o:LockedField>false</o:LockedField>
            </o:OLEObject>
          </w:object>
        </w:r>
      </w:ins>
      <w:del w:id="391" w:author="华血" w:date="2026-06-28T14:20:59Z">
        <w:r>
          <w:rPr>
            <w:rFonts w:hint="eastAsia" w:ascii="方正书宋简体" w:hAnsi="方正书宋简体" w:cs="方正书宋简体"/>
            <w:sz w:val="20"/>
            <w:szCs w:val="20"/>
          </w:rPr>
          <w:delText xml:space="preserve"> extra_long </w:delText>
        </w:r>
      </w:del>
      <w:r>
        <w:rPr>
          <w:rFonts w:hint="eastAsia" w:ascii="方正书宋简体" w:hAnsi="方正书宋简体" w:cs="方正书宋简体"/>
          <w:sz w:val="20"/>
          <w:szCs w:val="20"/>
        </w:rPr>
        <w:t>三组的 TTFT 均值分别为： 1126.63ms、1099.16ms 与 1087.70ms，整体稳定在约 1.1s 左右。相应的TTFT在</w:t>
      </w:r>
      <w:ins w:id="392" w:author="华血" w:date="2026-06-28T14:24:48Z">
        <w:r>
          <w:rPr>
            <w:rFonts w:hint="eastAsia" w:ascii="方正书宋简体" w:hAnsi="方正书宋简体" w:cs="方正书宋简体"/>
            <w:sz w:val="20"/>
            <w:szCs w:val="20"/>
            <w:lang w:val="en-US" w:eastAsia="zh-CN"/>
          </w:rPr>
          <w:t xml:space="preserve"> </w:t>
        </w:r>
      </w:ins>
      <w:del w:id="393" w:author="华血" w:date="2026-06-28T14:23:57Z">
        <w:r>
          <w:rPr>
            <w:rFonts w:hint="eastAsia" w:ascii="方正书宋简体" w:hAnsi="方正书宋简体" w:cs="方正书宋简体"/>
            <w:sz w:val="20"/>
            <w:szCs w:val="20"/>
          </w:rPr>
          <w:delText>long</w:delText>
        </w:r>
      </w:del>
      <w:ins w:id="394" w:author="华血" w:date="2026-06-28T14:23:52Z"/>
      <w:ins w:id="395" w:author="华血" w:date="2026-06-28T14:23:52Z"/>
      <w:ins w:id="396" w:author="华血" w:date="2026-06-28T14:23:52Z"/>
      <w:ins w:id="397" w:author="华血" w:date="2026-06-28T14:23:52Z">
        <w:r>
          <w:rPr>
            <w:rFonts w:hint="eastAsia" w:ascii="方正书宋简体" w:hAnsi="方正书宋简体" w:cs="方正书宋简体"/>
            <w:position w:val="-10"/>
            <w:sz w:val="20"/>
            <w:szCs w:val="20"/>
          </w:rPr>
          <w:object>
            <v:shape id="_x0000_i1101" o:spt="75" type="#_x0000_t75" style="height:16pt;width:26pt;" o:ole="t" filled="f" o:preferrelative="t" stroked="f" coordsize="21600,21600">
              <v:fill on="f" focussize="0,0"/>
              <v:stroke on="f"/>
              <v:imagedata r:id="rId180" o:title=""/>
              <o:lock v:ext="edit" aspectratio="t"/>
              <w10:wrap type="none"/>
              <w10:anchorlock/>
            </v:shape>
            <o:OLEObject Type="Embed" ProgID="Equation.DSMT4" ShapeID="_x0000_i1101" DrawAspect="Content" ObjectID="_1468075799" r:id="rId179">
              <o:LockedField>false</o:LockedField>
            </o:OLEObject>
          </w:object>
        </w:r>
      </w:ins>
      <w:ins w:id="399" w:author="华血" w:date="2026-06-28T14:23:52Z"/>
      <w:r>
        <w:rPr>
          <w:rFonts w:hint="eastAsia" w:ascii="方正书宋简体" w:hAnsi="方正书宋简体" w:cs="方正书宋简体"/>
          <w:sz w:val="20"/>
          <w:szCs w:val="20"/>
        </w:rPr>
        <w:t>、</w:t>
      </w:r>
      <w:ins w:id="400" w:author="华血" w:date="2026-06-28T14:24:04Z"/>
      <w:ins w:id="401" w:author="华血" w:date="2026-06-28T14:24:04Z"/>
      <w:ins w:id="402" w:author="华血" w:date="2026-06-28T14:24:04Z"/>
      <w:ins w:id="403" w:author="华血" w:date="2026-06-28T14:24:04Z">
        <w:r>
          <w:rPr>
            <w:rFonts w:hint="eastAsia" w:ascii="方正书宋简体" w:hAnsi="方正书宋简体" w:cs="方正书宋简体"/>
            <w:position w:val="-10"/>
            <w:sz w:val="20"/>
            <w:szCs w:val="20"/>
          </w:rPr>
          <w:object>
            <v:shape id="_x0000_i1102" o:spt="75" type="#_x0000_t75" style="height:16pt;width:57pt;" o:ole="t" filled="f" o:preferrelative="t" stroked="f" coordsize="21600,21600">
              <v:fill on="f" focussize="0,0"/>
              <v:stroke on="f"/>
              <v:imagedata r:id="rId182" o:title=""/>
              <o:lock v:ext="edit" aspectratio="t"/>
              <w10:wrap type="none"/>
              <w10:anchorlock/>
            </v:shape>
            <o:OLEObject Type="Embed" ProgID="Equation.DSMT4" ShapeID="_x0000_i1102" DrawAspect="Content" ObjectID="_1468075800" r:id="rId181">
              <o:LockedField>false</o:LockedField>
            </o:OLEObject>
          </w:object>
        </w:r>
      </w:ins>
      <w:ins w:id="405" w:author="华血" w:date="2026-06-28T14:24:04Z"/>
      <w:del w:id="406" w:author="华血" w:date="2026-06-28T14:24:04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w:t>
      </w:r>
      <w:ins w:id="407" w:author="华血" w:date="2026-06-28T14:24:22Z"/>
      <w:ins w:id="408" w:author="华血" w:date="2026-06-28T14:24:22Z"/>
      <w:ins w:id="409" w:author="华血" w:date="2026-06-28T14:24:22Z"/>
      <w:ins w:id="410" w:author="华血" w:date="2026-06-28T14:24:22Z">
        <w:r>
          <w:rPr>
            <w:rFonts w:hint="eastAsia" w:ascii="方正书宋简体" w:hAnsi="方正书宋简体" w:cs="方正书宋简体"/>
            <w:position w:val="-10"/>
            <w:sz w:val="20"/>
            <w:szCs w:val="20"/>
          </w:rPr>
          <w:object>
            <v:shape id="_x0000_i1103" o:spt="75" type="#_x0000_t75" style="height:16pt;width:60.95pt;" o:ole="t" filled="f" o:preferrelative="t" stroked="f" coordsize="21600,21600">
              <v:fill on="f" focussize="0,0"/>
              <v:stroke on="f"/>
              <v:imagedata r:id="rId184" o:title=""/>
              <o:lock v:ext="edit" aspectratio="t"/>
              <w10:wrap type="none"/>
              <w10:anchorlock/>
            </v:shape>
            <o:OLEObject Type="Embed" ProgID="Equation.DSMT4" ShapeID="_x0000_i1103" DrawAspect="Content" ObjectID="_1468075801" r:id="rId183">
              <o:LockedField>false</o:LockedField>
            </o:OLEObject>
          </w:object>
        </w:r>
      </w:ins>
      <w:ins w:id="412" w:author="华血" w:date="2026-06-28T14:24:22Z"/>
      <w:del w:id="413" w:author="华血" w:date="2026-06-28T14:24:28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这三个分组上，相对于基线系统分别压缩了34.6%、65.6%与83.9%，其中</w:t>
      </w:r>
      <w:ins w:id="414" w:author="华血" w:date="2026-06-28T15:55:26Z"/>
      <w:ins w:id="415" w:author="华血" w:date="2026-06-28T15:55:26Z"/>
      <w:ins w:id="416" w:author="华血" w:date="2026-06-28T15:55:26Z"/>
      <w:ins w:id="417" w:author="华血" w:date="2026-06-28T15:55:26Z">
        <w:r>
          <w:rPr>
            <w:rFonts w:hint="eastAsia" w:ascii="方正书宋简体" w:hAnsi="方正书宋简体" w:cs="方正书宋简体"/>
            <w:position w:val="-10"/>
            <w:sz w:val="20"/>
            <w:szCs w:val="20"/>
          </w:rPr>
          <w:object>
            <v:shape id="_x0000_i1114" o:spt="75" type="#_x0000_t75" style="height:16pt;width:60.95pt;" o:ole="t" filled="f" o:preferrelative="t" stroked="f" coordsize="21600,21600">
              <v:path/>
              <v:fill on="f" focussize="0,0"/>
              <v:stroke on="f"/>
              <v:imagedata r:id="rId184" o:title=""/>
              <o:lock v:ext="edit" aspectratio="t"/>
              <w10:wrap type="none"/>
              <w10:anchorlock/>
            </v:shape>
            <o:OLEObject Type="Embed" ProgID="Equation.DSMT4" ShapeID="_x0000_i1114" DrawAspect="Content" ObjectID="_1468075802" r:id="rId185">
              <o:LockedField>false</o:LockedField>
            </o:OLEObject>
          </w:object>
        </w:r>
      </w:ins>
      <w:ins w:id="419" w:author="华血" w:date="2026-06-28T15:55:26Z"/>
      <w:del w:id="420" w:author="华血" w:date="2026-06-28T15:55:26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平均绝对延迟降低了5.67s，明显减轻了长语音交互时的静默等待。需要说明的是，这里的“常数”是指主导项由“随时长累积的全量计算耗时”转变为“最后若干分片的尾部处理与调度开销”耗时之和。在音频包时长500 ms与计算资源不变的前提下，TTFT 不再随输入时长的增长而继续显著增加。</w:t>
      </w:r>
    </w:p>
    <w:p w14:paraId="33DBC0DA">
      <w:pPr>
        <w:ind w:firstLine="410"/>
        <w:rPr>
          <w:rFonts w:ascii="方正书宋简体" w:hAnsi="方正书宋简体" w:cs="方正书宋简体"/>
          <w:sz w:val="20"/>
          <w:szCs w:val="20"/>
        </w:rPr>
      </w:pPr>
      <w:r>
        <w:rPr>
          <w:sz w:val="20"/>
        </w:rPr>
        <mc:AlternateContent>
          <mc:Choice Requires="wps">
            <w:drawing>
              <wp:anchor distT="0" distB="0" distL="114300" distR="114300" simplePos="0" relativeHeight="251669504" behindDoc="0" locked="0" layoutInCell="1" allowOverlap="1">
                <wp:simplePos x="0" y="0"/>
                <wp:positionH relativeFrom="column">
                  <wp:posOffset>19685</wp:posOffset>
                </wp:positionH>
                <wp:positionV relativeFrom="page">
                  <wp:posOffset>8326755</wp:posOffset>
                </wp:positionV>
                <wp:extent cx="6239510" cy="1279525"/>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pPr>
                              <w:adjustRightInd w:val="0"/>
                              <w:spacing w:line="240" w:lineRule="auto"/>
                              <w:ind w:firstLine="0"/>
                              <w:jc w:val="center"/>
                              <w:rPr>
                                <w:b/>
                                <w:sz w:val="18"/>
                                <w:szCs w:val="18"/>
                              </w:rPr>
                            </w:pPr>
                            <w:r>
                              <w:rPr>
                                <w:rFonts w:hint="eastAsia"/>
                                <w:b/>
                                <w:sz w:val="18"/>
                                <w:szCs w:val="18"/>
                              </w:rPr>
                              <w:t>表4  核心模块消融实验结果</w:t>
                            </w:r>
                          </w:p>
                          <w:p w14:paraId="1041F7B1">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Style w:val="28"/>
                              <w:tblW w:w="9693"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6"/>
                              <w:gridCol w:w="1451"/>
                              <w:gridCol w:w="971"/>
                              <w:gridCol w:w="1461"/>
                              <w:gridCol w:w="1157"/>
                              <w:gridCol w:w="1429"/>
                              <w:gridCol w:w="1828"/>
                            </w:tblGrid>
                            <w:tr w14:paraId="621A6BB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396" w:type="dxa"/>
                                  <w:tcBorders>
                                    <w:top w:val="single" w:color="000000" w:themeColor="text1" w:sz="12" w:space="0"/>
                                    <w:bottom w:val="single" w:color="000000" w:themeColor="text1" w:sz="6" w:space="0"/>
                                  </w:tcBorders>
                                </w:tcPr>
                                <w:p w14:paraId="4DC7FFCA">
                                  <w:pPr>
                                    <w:adjustRightInd w:val="0"/>
                                    <w:ind w:firstLine="0"/>
                                    <w:jc w:val="center"/>
                                    <w:rPr>
                                      <w:sz w:val="15"/>
                                      <w:szCs w:val="15"/>
                                    </w:rPr>
                                  </w:pPr>
                                  <w:r>
                                    <w:rPr>
                                      <w:rFonts w:hint="eastAsia"/>
                                      <w:sz w:val="15"/>
                                      <w:szCs w:val="15"/>
                                    </w:rPr>
                                    <w:t>组名</w:t>
                                  </w:r>
                                </w:p>
                              </w:tc>
                              <w:tc>
                                <w:tcPr>
                                  <w:tcW w:w="1451" w:type="dxa"/>
                                  <w:tcBorders>
                                    <w:top w:val="single" w:color="000000" w:themeColor="text1" w:sz="12" w:space="0"/>
                                    <w:bottom w:val="single" w:color="000000" w:themeColor="text1" w:sz="6" w:space="0"/>
                                  </w:tcBorders>
                                </w:tcPr>
                                <w:p w14:paraId="0CACD4F5">
                                  <w:pPr>
                                    <w:adjustRightInd w:val="0"/>
                                    <w:ind w:firstLine="0"/>
                                    <w:jc w:val="center"/>
                                    <w:rPr>
                                      <w:sz w:val="15"/>
                                      <w:szCs w:val="15"/>
                                    </w:rPr>
                                  </w:pPr>
                                  <w:r>
                                    <w:rPr>
                                      <w:rFonts w:hint="eastAsia"/>
                                      <w:sz w:val="15"/>
                                      <w:szCs w:val="15"/>
                                    </w:rPr>
                                    <w:t>平均时长(s)</w:t>
                                  </w:r>
                                </w:p>
                              </w:tc>
                              <w:tc>
                                <w:tcPr>
                                  <w:tcW w:w="971" w:type="dxa"/>
                                  <w:tcBorders>
                                    <w:top w:val="single" w:color="000000" w:themeColor="text1" w:sz="12" w:space="0"/>
                                    <w:bottom w:val="single" w:color="000000" w:themeColor="text1" w:sz="6" w:space="0"/>
                                  </w:tcBorders>
                                </w:tcPr>
                                <w:p w14:paraId="5D72760C">
                                  <w:pPr>
                                    <w:adjustRightInd w:val="0"/>
                                    <w:ind w:firstLine="0"/>
                                    <w:jc w:val="center"/>
                                    <w:rPr>
                                      <w:sz w:val="15"/>
                                      <w:szCs w:val="15"/>
                                    </w:rPr>
                                  </w:pPr>
                                  <w:r>
                                    <w:rPr>
                                      <w:rFonts w:hint="eastAsia"/>
                                      <w:sz w:val="15"/>
                                      <w:szCs w:val="15"/>
                                    </w:rPr>
                                    <w:t>Baseline TTFT(ms)</w:t>
                                  </w:r>
                                </w:p>
                              </w:tc>
                              <w:tc>
                                <w:tcPr>
                                  <w:tcW w:w="1461" w:type="dxa"/>
                                  <w:tcBorders>
                                    <w:top w:val="single" w:color="000000" w:themeColor="text1" w:sz="12" w:space="0"/>
                                    <w:bottom w:val="single" w:color="000000" w:themeColor="text1" w:sz="6" w:space="0"/>
                                  </w:tcBorders>
                                </w:tcPr>
                                <w:p w14:paraId="0B27894C">
                                  <w:pPr>
                                    <w:adjustRightInd w:val="0"/>
                                    <w:ind w:firstLine="0"/>
                                    <w:jc w:val="center"/>
                                    <w:rPr>
                                      <w:sz w:val="15"/>
                                      <w:szCs w:val="15"/>
                                    </w:rPr>
                                  </w:pPr>
                                  <w:r>
                                    <w:rPr>
                                      <w:rFonts w:hint="eastAsia"/>
                                      <w:sz w:val="15"/>
                                      <w:szCs w:val="15"/>
                                    </w:rPr>
                                    <w:t>Streaming ASR Only TTFT(ms)</w:t>
                                  </w:r>
                                </w:p>
                              </w:tc>
                              <w:tc>
                                <w:tcPr>
                                  <w:tcW w:w="1157" w:type="dxa"/>
                                  <w:tcBorders>
                                    <w:top w:val="single" w:color="000000" w:themeColor="text1" w:sz="12" w:space="0"/>
                                    <w:bottom w:val="single" w:color="000000" w:themeColor="text1" w:sz="6" w:space="0"/>
                                  </w:tcBorders>
                                </w:tcPr>
                                <w:p w14:paraId="06CAE169">
                                  <w:pPr>
                                    <w:adjustRightInd w:val="0"/>
                                    <w:ind w:firstLine="0"/>
                                    <w:jc w:val="center"/>
                                    <w:rPr>
                                      <w:sz w:val="15"/>
                                      <w:szCs w:val="15"/>
                                    </w:rPr>
                                  </w:pPr>
                                  <w:r>
                                    <w:rPr>
                                      <w:rFonts w:hint="eastAsia"/>
                                      <w:sz w:val="15"/>
                                      <w:szCs w:val="15"/>
                                    </w:rPr>
                                    <w:t>Full Streaming TTFT(ms)</w:t>
                                  </w:r>
                                </w:p>
                              </w:tc>
                              <w:tc>
                                <w:tcPr>
                                  <w:tcW w:w="1429" w:type="dxa"/>
                                  <w:tcBorders>
                                    <w:top w:val="single" w:color="000000" w:themeColor="text1" w:sz="12" w:space="0"/>
                                    <w:bottom w:val="single" w:color="000000" w:themeColor="text1" w:sz="6" w:space="0"/>
                                  </w:tcBorders>
                                </w:tcPr>
                                <w:p w14:paraId="3036207C">
                                  <w:pPr>
                                    <w:adjustRightInd w:val="0"/>
                                    <w:ind w:firstLine="0"/>
                                    <w:jc w:val="center"/>
                                    <w:rPr>
                                      <w:sz w:val="15"/>
                                      <w:szCs w:val="15"/>
                                    </w:rPr>
                                  </w:pPr>
                                  <w:r>
                                    <w:rPr>
                                      <w:rFonts w:hint="eastAsia"/>
                                      <w:sz w:val="15"/>
                                      <w:szCs w:val="15"/>
                                    </w:rPr>
                                    <w:t>ASR improvement</w:t>
                                  </w:r>
                                </w:p>
                                <w:p w14:paraId="2788F663">
                                  <w:pPr>
                                    <w:adjustRightInd w:val="0"/>
                                    <w:ind w:firstLine="0"/>
                                    <w:jc w:val="center"/>
                                    <w:rPr>
                                      <w:sz w:val="15"/>
                                      <w:szCs w:val="15"/>
                                    </w:rPr>
                                  </w:pPr>
                                  <w:r>
                                    <w:rPr>
                                      <w:rFonts w:hint="eastAsia"/>
                                      <w:sz w:val="15"/>
                                      <w:szCs w:val="15"/>
                                    </w:rPr>
                                    <w:t>(ms)</w:t>
                                  </w:r>
                                </w:p>
                              </w:tc>
                              <w:tc>
                                <w:tcPr>
                                  <w:tcW w:w="1828" w:type="dxa"/>
                                  <w:tcBorders>
                                    <w:top w:val="single" w:color="000000" w:themeColor="text1" w:sz="12" w:space="0"/>
                                    <w:bottom w:val="single" w:color="000000" w:themeColor="text1" w:sz="6" w:space="0"/>
                                  </w:tcBorders>
                                </w:tcPr>
                                <w:p w14:paraId="4C60F66D">
                                  <w:pPr>
                                    <w:adjustRightInd w:val="0"/>
                                    <w:ind w:firstLine="0"/>
                                    <w:jc w:val="center"/>
                                    <w:rPr>
                                      <w:sz w:val="15"/>
                                      <w:szCs w:val="15"/>
                                    </w:rPr>
                                  </w:pPr>
                                  <w:r>
                                    <w:rPr>
                                      <w:rFonts w:hint="eastAsia"/>
                                      <w:sz w:val="15"/>
                                      <w:szCs w:val="15"/>
                                    </w:rPr>
                                    <w:t xml:space="preserve">KV Cache </w:t>
                                  </w:r>
                                  <w:r>
                                    <w:rPr>
                                      <w:sz w:val="15"/>
                                      <w:szCs w:val="15"/>
                                    </w:rPr>
                                    <w:t>improvement</w:t>
                                  </w:r>
                                </w:p>
                                <w:p w14:paraId="3EDA91DC">
                                  <w:pPr>
                                    <w:adjustRightInd w:val="0"/>
                                    <w:ind w:firstLine="0"/>
                                    <w:jc w:val="center"/>
                                    <w:rPr>
                                      <w:sz w:val="15"/>
                                      <w:szCs w:val="15"/>
                                    </w:rPr>
                                  </w:pPr>
                                  <w:r>
                                    <w:rPr>
                                      <w:sz w:val="15"/>
                                      <w:szCs w:val="15"/>
                                    </w:rPr>
                                    <w:t>(ms)</w:t>
                                  </w:r>
                                </w:p>
                              </w:tc>
                            </w:tr>
                            <w:tr w14:paraId="7E4AE44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396" w:type="dxa"/>
                                </w:tcPr>
                                <w:p w14:paraId="2AA3B15D">
                                  <w:pPr>
                                    <w:adjustRightInd w:val="0"/>
                                    <w:ind w:firstLine="0"/>
                                    <w:jc w:val="center"/>
                                    <w:rPr>
                                      <w:sz w:val="15"/>
                                      <w:szCs w:val="15"/>
                                    </w:rPr>
                                  </w:pPr>
                                  <w:r>
                                    <w:rPr>
                                      <w:rFonts w:hint="eastAsia"/>
                                      <w:sz w:val="15"/>
                                      <w:szCs w:val="15"/>
                                    </w:rPr>
                                    <w:t>Long</w:t>
                                  </w:r>
                                </w:p>
                              </w:tc>
                              <w:tc>
                                <w:tcPr>
                                  <w:tcW w:w="1451" w:type="dxa"/>
                                </w:tcPr>
                                <w:p w14:paraId="64D7FAC0">
                                  <w:pPr>
                                    <w:adjustRightInd w:val="0"/>
                                    <w:ind w:firstLine="0"/>
                                    <w:jc w:val="center"/>
                                    <w:rPr>
                                      <w:sz w:val="20"/>
                                      <w:szCs w:val="20"/>
                                    </w:rPr>
                                  </w:pPr>
                                  <w:r>
                                    <w:rPr>
                                      <w:rFonts w:hint="eastAsia"/>
                                      <w:sz w:val="15"/>
                                      <w:szCs w:val="15"/>
                                    </w:rPr>
                                    <w:t>21.51</w:t>
                                  </w:r>
                                </w:p>
                              </w:tc>
                              <w:tc>
                                <w:tcPr>
                                  <w:tcW w:w="971" w:type="dxa"/>
                                </w:tcPr>
                                <w:p w14:paraId="4CBB79E8">
                                  <w:pPr>
                                    <w:adjustRightInd w:val="0"/>
                                    <w:ind w:firstLine="0"/>
                                    <w:jc w:val="center"/>
                                    <w:rPr>
                                      <w:sz w:val="20"/>
                                      <w:szCs w:val="20"/>
                                    </w:rPr>
                                  </w:pPr>
                                  <w:r>
                                    <w:rPr>
                                      <w:rFonts w:hint="eastAsia"/>
                                      <w:sz w:val="15"/>
                                      <w:szCs w:val="15"/>
                                    </w:rPr>
                                    <w:t>1698.88</w:t>
                                  </w:r>
                                </w:p>
                              </w:tc>
                              <w:tc>
                                <w:tcPr>
                                  <w:tcW w:w="1461" w:type="dxa"/>
                                </w:tcPr>
                                <w:p w14:paraId="4F40912C">
                                  <w:pPr>
                                    <w:adjustRightInd w:val="0"/>
                                    <w:ind w:firstLine="0"/>
                                    <w:jc w:val="center"/>
                                    <w:rPr>
                                      <w:sz w:val="15"/>
                                      <w:szCs w:val="15"/>
                                    </w:rPr>
                                  </w:pPr>
                                  <w:r>
                                    <w:rPr>
                                      <w:rFonts w:hint="eastAsia"/>
                                      <w:sz w:val="15"/>
                                      <w:szCs w:val="15"/>
                                    </w:rPr>
                                    <w:t>1064.18</w:t>
                                  </w:r>
                                </w:p>
                              </w:tc>
                              <w:tc>
                                <w:tcPr>
                                  <w:tcW w:w="1157" w:type="dxa"/>
                                </w:tcPr>
                                <w:p w14:paraId="7B0E214B">
                                  <w:pPr>
                                    <w:adjustRightInd w:val="0"/>
                                    <w:ind w:firstLine="0"/>
                                    <w:jc w:val="center"/>
                                    <w:rPr>
                                      <w:sz w:val="15"/>
                                      <w:szCs w:val="15"/>
                                    </w:rPr>
                                  </w:pPr>
                                  <w:r>
                                    <w:rPr>
                                      <w:rFonts w:hint="eastAsia"/>
                                      <w:sz w:val="15"/>
                                      <w:szCs w:val="15"/>
                                    </w:rPr>
                                    <w:t>1084.17</w:t>
                                  </w:r>
                                </w:p>
                              </w:tc>
                              <w:tc>
                                <w:tcPr>
                                  <w:tcW w:w="1429" w:type="dxa"/>
                                </w:tcPr>
                                <w:p w14:paraId="6820320E">
                                  <w:pPr>
                                    <w:adjustRightInd w:val="0"/>
                                    <w:ind w:firstLine="0"/>
                                    <w:jc w:val="center"/>
                                    <w:rPr>
                                      <w:sz w:val="15"/>
                                      <w:szCs w:val="15"/>
                                    </w:rPr>
                                  </w:pPr>
                                  <w:r>
                                    <w:rPr>
                                      <w:rFonts w:hint="eastAsia"/>
                                      <w:sz w:val="15"/>
                                      <w:szCs w:val="15"/>
                                    </w:rPr>
                                    <w:t>634.70</w:t>
                                  </w:r>
                                </w:p>
                              </w:tc>
                              <w:tc>
                                <w:tcPr>
                                  <w:tcW w:w="1828" w:type="dxa"/>
                                </w:tcPr>
                                <w:p w14:paraId="362D2E02">
                                  <w:pPr>
                                    <w:adjustRightInd w:val="0"/>
                                    <w:ind w:firstLine="0"/>
                                    <w:jc w:val="center"/>
                                    <w:rPr>
                                      <w:sz w:val="15"/>
                                      <w:szCs w:val="15"/>
                                    </w:rPr>
                                  </w:pPr>
                                  <w:r>
                                    <w:rPr>
                                      <w:rFonts w:hint="eastAsia"/>
                                      <w:sz w:val="15"/>
                                      <w:szCs w:val="15"/>
                                    </w:rPr>
                                    <w:t>-19.99</w:t>
                                  </w:r>
                                </w:p>
                              </w:tc>
                            </w:tr>
                            <w:tr w14:paraId="0B1808F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396" w:type="dxa"/>
                                </w:tcPr>
                                <w:p w14:paraId="1A248B08">
                                  <w:pPr>
                                    <w:adjustRightInd w:val="0"/>
                                    <w:ind w:firstLine="0"/>
                                    <w:jc w:val="center"/>
                                    <w:rPr>
                                      <w:sz w:val="15"/>
                                      <w:szCs w:val="15"/>
                                    </w:rPr>
                                  </w:pPr>
                                  <w:r>
                                    <w:rPr>
                                      <w:rFonts w:hint="eastAsia"/>
                                      <w:sz w:val="15"/>
                                      <w:szCs w:val="15"/>
                                    </w:rPr>
                                    <w:t>Very Long</w:t>
                                  </w:r>
                                </w:p>
                              </w:tc>
                              <w:tc>
                                <w:tcPr>
                                  <w:tcW w:w="1451" w:type="dxa"/>
                                </w:tcPr>
                                <w:p w14:paraId="06F6628A">
                                  <w:pPr>
                                    <w:adjustRightInd w:val="0"/>
                                    <w:ind w:firstLine="0"/>
                                    <w:jc w:val="center"/>
                                    <w:rPr>
                                      <w:sz w:val="15"/>
                                      <w:szCs w:val="15"/>
                                    </w:rPr>
                                  </w:pPr>
                                  <w:r>
                                    <w:rPr>
                                      <w:rFonts w:hint="eastAsia"/>
                                      <w:sz w:val="15"/>
                                      <w:szCs w:val="15"/>
                                    </w:rPr>
                                    <w:t>42.43</w:t>
                                  </w:r>
                                </w:p>
                              </w:tc>
                              <w:tc>
                                <w:tcPr>
                                  <w:tcW w:w="971" w:type="dxa"/>
                                </w:tcPr>
                                <w:p w14:paraId="352EF730">
                                  <w:pPr>
                                    <w:adjustRightInd w:val="0"/>
                                    <w:ind w:firstLine="0"/>
                                    <w:jc w:val="center"/>
                                    <w:rPr>
                                      <w:sz w:val="15"/>
                                      <w:szCs w:val="15"/>
                                    </w:rPr>
                                  </w:pPr>
                                  <w:r>
                                    <w:rPr>
                                      <w:rFonts w:hint="eastAsia"/>
                                      <w:sz w:val="15"/>
                                      <w:szCs w:val="15"/>
                                    </w:rPr>
                                    <w:t>3300.58</w:t>
                                  </w:r>
                                </w:p>
                              </w:tc>
                              <w:tc>
                                <w:tcPr>
                                  <w:tcW w:w="1461" w:type="dxa"/>
                                </w:tcPr>
                                <w:p w14:paraId="65CDC8F9">
                                  <w:pPr>
                                    <w:adjustRightInd w:val="0"/>
                                    <w:ind w:firstLine="0"/>
                                    <w:jc w:val="center"/>
                                    <w:rPr>
                                      <w:sz w:val="15"/>
                                      <w:szCs w:val="15"/>
                                    </w:rPr>
                                  </w:pPr>
                                  <w:r>
                                    <w:rPr>
                                      <w:rFonts w:hint="eastAsia"/>
                                      <w:sz w:val="15"/>
                                      <w:szCs w:val="15"/>
                                    </w:rPr>
                                    <w:t>1171.02</w:t>
                                  </w:r>
                                </w:p>
                              </w:tc>
                              <w:tc>
                                <w:tcPr>
                                  <w:tcW w:w="1157" w:type="dxa"/>
                                </w:tcPr>
                                <w:p w14:paraId="22A3DED0">
                                  <w:pPr>
                                    <w:adjustRightInd w:val="0"/>
                                    <w:ind w:firstLine="0"/>
                                    <w:jc w:val="center"/>
                                    <w:rPr>
                                      <w:sz w:val="15"/>
                                      <w:szCs w:val="15"/>
                                    </w:rPr>
                                  </w:pPr>
                                  <w:r>
                                    <w:rPr>
                                      <w:rFonts w:hint="eastAsia"/>
                                      <w:sz w:val="15"/>
                                      <w:szCs w:val="15"/>
                                    </w:rPr>
                                    <w:t>1154.06</w:t>
                                  </w:r>
                                </w:p>
                              </w:tc>
                              <w:tc>
                                <w:tcPr>
                                  <w:tcW w:w="1429" w:type="dxa"/>
                                </w:tcPr>
                                <w:p w14:paraId="03A789B0">
                                  <w:pPr>
                                    <w:adjustRightInd w:val="0"/>
                                    <w:ind w:firstLine="0"/>
                                    <w:jc w:val="center"/>
                                    <w:rPr>
                                      <w:sz w:val="15"/>
                                      <w:szCs w:val="15"/>
                                    </w:rPr>
                                  </w:pPr>
                                  <w:r>
                                    <w:rPr>
                                      <w:rFonts w:hint="eastAsia"/>
                                      <w:sz w:val="15"/>
                                      <w:szCs w:val="15"/>
                                    </w:rPr>
                                    <w:t>2129.56</w:t>
                                  </w:r>
                                </w:p>
                              </w:tc>
                              <w:tc>
                                <w:tcPr>
                                  <w:tcW w:w="1828" w:type="dxa"/>
                                </w:tcPr>
                                <w:p w14:paraId="4D59DA49">
                                  <w:pPr>
                                    <w:adjustRightInd w:val="0"/>
                                    <w:ind w:firstLine="0"/>
                                    <w:jc w:val="center"/>
                                    <w:rPr>
                                      <w:sz w:val="15"/>
                                      <w:szCs w:val="15"/>
                                    </w:rPr>
                                  </w:pPr>
                                  <w:r>
                                    <w:rPr>
                                      <w:rFonts w:hint="eastAsia"/>
                                      <w:sz w:val="15"/>
                                      <w:szCs w:val="15"/>
                                    </w:rPr>
                                    <w:t>16.96</w:t>
                                  </w:r>
                                </w:p>
                              </w:tc>
                            </w:tr>
                            <w:tr w14:paraId="0200E85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1396" w:type="dxa"/>
                                  <w:tcBorders>
                                    <w:bottom w:val="single" w:color="000000" w:themeColor="text1" w:sz="12" w:space="0"/>
                                  </w:tcBorders>
                                </w:tcPr>
                                <w:p w14:paraId="341C115E">
                                  <w:pPr>
                                    <w:adjustRightInd w:val="0"/>
                                    <w:ind w:firstLine="0"/>
                                    <w:jc w:val="center"/>
                                    <w:rPr>
                                      <w:sz w:val="15"/>
                                      <w:szCs w:val="15"/>
                                    </w:rPr>
                                  </w:pPr>
                                  <w:r>
                                    <w:rPr>
                                      <w:rFonts w:hint="eastAsia"/>
                                      <w:sz w:val="15"/>
                                      <w:szCs w:val="15"/>
                                    </w:rPr>
                                    <w:t>Extra Long</w:t>
                                  </w:r>
                                </w:p>
                              </w:tc>
                              <w:tc>
                                <w:tcPr>
                                  <w:tcW w:w="1451" w:type="dxa"/>
                                  <w:tcBorders>
                                    <w:bottom w:val="single" w:color="000000" w:themeColor="text1" w:sz="12" w:space="0"/>
                                  </w:tcBorders>
                                </w:tcPr>
                                <w:p w14:paraId="33D31ABE">
                                  <w:pPr>
                                    <w:adjustRightInd w:val="0"/>
                                    <w:ind w:firstLine="0"/>
                                    <w:jc w:val="center"/>
                                    <w:rPr>
                                      <w:sz w:val="15"/>
                                      <w:szCs w:val="15"/>
                                    </w:rPr>
                                  </w:pPr>
                                  <w:r>
                                    <w:rPr>
                                      <w:rFonts w:hint="eastAsia"/>
                                      <w:sz w:val="15"/>
                                      <w:szCs w:val="15"/>
                                    </w:rPr>
                                    <w:t>83.75</w:t>
                                  </w:r>
                                </w:p>
                              </w:tc>
                              <w:tc>
                                <w:tcPr>
                                  <w:tcW w:w="971" w:type="dxa"/>
                                  <w:tcBorders>
                                    <w:bottom w:val="single" w:color="000000" w:themeColor="text1" w:sz="12" w:space="0"/>
                                  </w:tcBorders>
                                </w:tcPr>
                                <w:p w14:paraId="44B5AB76">
                                  <w:pPr>
                                    <w:adjustRightInd w:val="0"/>
                                    <w:ind w:firstLine="0"/>
                                    <w:jc w:val="center"/>
                                    <w:rPr>
                                      <w:sz w:val="15"/>
                                      <w:szCs w:val="15"/>
                                    </w:rPr>
                                  </w:pPr>
                                  <w:r>
                                    <w:rPr>
                                      <w:rFonts w:hint="eastAsia"/>
                                      <w:sz w:val="15"/>
                                      <w:szCs w:val="15"/>
                                    </w:rPr>
                                    <w:t>6518.40</w:t>
                                  </w:r>
                                </w:p>
                              </w:tc>
                              <w:tc>
                                <w:tcPr>
                                  <w:tcW w:w="1461" w:type="dxa"/>
                                  <w:tcBorders>
                                    <w:bottom w:val="single" w:color="000000" w:themeColor="text1" w:sz="12" w:space="0"/>
                                  </w:tcBorders>
                                </w:tcPr>
                                <w:p w14:paraId="087FAFCD">
                                  <w:pPr>
                                    <w:adjustRightInd w:val="0"/>
                                    <w:ind w:firstLine="0"/>
                                    <w:jc w:val="center"/>
                                    <w:rPr>
                                      <w:sz w:val="15"/>
                                      <w:szCs w:val="15"/>
                                    </w:rPr>
                                  </w:pPr>
                                  <w:r>
                                    <w:rPr>
                                      <w:rFonts w:hint="eastAsia"/>
                                      <w:sz w:val="15"/>
                                      <w:szCs w:val="15"/>
                                    </w:rPr>
                                    <w:t>1228.77</w:t>
                                  </w:r>
                                </w:p>
                              </w:tc>
                              <w:tc>
                                <w:tcPr>
                                  <w:tcW w:w="1157" w:type="dxa"/>
                                  <w:tcBorders>
                                    <w:bottom w:val="single" w:color="000000" w:themeColor="text1" w:sz="12" w:space="0"/>
                                  </w:tcBorders>
                                </w:tcPr>
                                <w:p w14:paraId="25880E76">
                                  <w:pPr>
                                    <w:adjustRightInd w:val="0"/>
                                    <w:ind w:firstLine="0"/>
                                    <w:jc w:val="center"/>
                                    <w:rPr>
                                      <w:sz w:val="15"/>
                                      <w:szCs w:val="15"/>
                                    </w:rPr>
                                  </w:pPr>
                                  <w:r>
                                    <w:rPr>
                                      <w:rFonts w:hint="eastAsia"/>
                                      <w:sz w:val="15"/>
                                      <w:szCs w:val="15"/>
                                    </w:rPr>
                                    <w:t>1114.57</w:t>
                                  </w:r>
                                </w:p>
                              </w:tc>
                              <w:tc>
                                <w:tcPr>
                                  <w:tcW w:w="1429" w:type="dxa"/>
                                  <w:tcBorders>
                                    <w:bottom w:val="single" w:color="000000" w:themeColor="text1" w:sz="12" w:space="0"/>
                                  </w:tcBorders>
                                </w:tcPr>
                                <w:p w14:paraId="6F9F872D">
                                  <w:pPr>
                                    <w:adjustRightInd w:val="0"/>
                                    <w:ind w:firstLine="0"/>
                                    <w:jc w:val="center"/>
                                    <w:rPr>
                                      <w:sz w:val="15"/>
                                      <w:szCs w:val="15"/>
                                    </w:rPr>
                                  </w:pPr>
                                  <w:r>
                                    <w:rPr>
                                      <w:rFonts w:hint="eastAsia"/>
                                      <w:sz w:val="15"/>
                                      <w:szCs w:val="15"/>
                                    </w:rPr>
                                    <w:t>5289.63</w:t>
                                  </w:r>
                                </w:p>
                              </w:tc>
                              <w:tc>
                                <w:tcPr>
                                  <w:tcW w:w="1828" w:type="dxa"/>
                                  <w:tcBorders>
                                    <w:bottom w:val="single" w:color="000000" w:themeColor="text1" w:sz="12" w:space="0"/>
                                  </w:tcBorders>
                                </w:tcPr>
                                <w:p w14:paraId="5611C008">
                                  <w:pPr>
                                    <w:adjustRightInd w:val="0"/>
                                    <w:ind w:firstLine="0"/>
                                    <w:jc w:val="center"/>
                                    <w:rPr>
                                      <w:sz w:val="15"/>
                                      <w:szCs w:val="15"/>
                                    </w:rPr>
                                  </w:pPr>
                                  <w:r>
                                    <w:rPr>
                                      <w:rFonts w:hint="eastAsia"/>
                                      <w:sz w:val="15"/>
                                      <w:szCs w:val="15"/>
                                    </w:rPr>
                                    <w:t>114.20</w:t>
                                  </w:r>
                                </w:p>
                              </w:tc>
                            </w:tr>
                          </w:tbl>
                          <w:p w14:paraId="77DD5D77">
                            <w:pPr>
                              <w:ind w:firstLine="0"/>
                            </w:pPr>
                          </w:p>
                          <w:p w14:paraId="0257899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55pt;margin-top:655.65pt;height:100.75pt;width:491.3pt;mso-position-vertical-relative:page;mso-wrap-distance-bottom:0pt;mso-wrap-distance-top:0pt;z-index:251669504;mso-width-relative:page;mso-height-relative:page;" filled="f" stroked="f" coordsize="21600,21600" o:gfxdata="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cqODE9kAAAALAQAADwAAAAAAAAABACAAAAAiAAAAZHJzL2Rvd25yZXYu&#10;eG1sUEsBAhQAFAAAAAgAh07iQAVmIgUzAgAAWQQAAA4AAAAAAAAAAQAgAAAAKAEAAGRycy9lMm9E&#10;b2MueG1sUEsFBgAAAAAGAAYAWQEAAM0FAAAAAA==&#10;">
                <v:fill on="f" focussize="0,0"/>
                <v:stroke on="f" weight="0.5pt"/>
                <v:imagedata o:title=""/>
                <o:lock v:ext="edit" aspectratio="f"/>
                <v:textbox inset="0mm,0mm,0mm,0mm">
                  <w:txbxContent>
                    <w:p w14:paraId="4743D4A7">
                      <w:pPr>
                        <w:adjustRightInd w:val="0"/>
                        <w:spacing w:line="240" w:lineRule="auto"/>
                        <w:ind w:firstLine="0"/>
                        <w:jc w:val="center"/>
                        <w:rPr>
                          <w:b/>
                          <w:sz w:val="18"/>
                          <w:szCs w:val="18"/>
                        </w:rPr>
                      </w:pPr>
                      <w:r>
                        <w:rPr>
                          <w:rFonts w:hint="eastAsia"/>
                          <w:b/>
                          <w:sz w:val="18"/>
                          <w:szCs w:val="18"/>
                        </w:rPr>
                        <w:t>表4  核心模块消融实验结果</w:t>
                      </w:r>
                    </w:p>
                    <w:p w14:paraId="1041F7B1">
                      <w:pPr>
                        <w:adjustRightInd w:val="0"/>
                        <w:spacing w:line="240" w:lineRule="auto"/>
                        <w:ind w:firstLine="0"/>
                        <w:jc w:val="center"/>
                        <w:rPr>
                          <w:rFonts w:ascii="方正书宋简体" w:hAnsi="方正书宋简体" w:cs="方正书宋简体"/>
                          <w:sz w:val="20"/>
                          <w:szCs w:val="20"/>
                        </w:rPr>
                      </w:pPr>
                      <w:r>
                        <w:rPr>
                          <w:rFonts w:hint="eastAsia"/>
                          <w:sz w:val="18"/>
                          <w:szCs w:val="18"/>
                        </w:rPr>
                        <w:t>Table 4  Ablation Results of Core Modules</w:t>
                      </w:r>
                    </w:p>
                    <w:tbl>
                      <w:tblPr>
                        <w:tblStyle w:val="28"/>
                        <w:tblW w:w="9693"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96"/>
                        <w:gridCol w:w="1451"/>
                        <w:gridCol w:w="971"/>
                        <w:gridCol w:w="1461"/>
                        <w:gridCol w:w="1157"/>
                        <w:gridCol w:w="1429"/>
                        <w:gridCol w:w="1828"/>
                      </w:tblGrid>
                      <w:tr w14:paraId="621A6BB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1396" w:type="dxa"/>
                            <w:tcBorders>
                              <w:top w:val="single" w:color="000000" w:themeColor="text1" w:sz="12" w:space="0"/>
                              <w:bottom w:val="single" w:color="000000" w:themeColor="text1" w:sz="6" w:space="0"/>
                            </w:tcBorders>
                          </w:tcPr>
                          <w:p w14:paraId="4DC7FFCA">
                            <w:pPr>
                              <w:adjustRightInd w:val="0"/>
                              <w:ind w:firstLine="0"/>
                              <w:jc w:val="center"/>
                              <w:rPr>
                                <w:sz w:val="15"/>
                                <w:szCs w:val="15"/>
                              </w:rPr>
                            </w:pPr>
                            <w:r>
                              <w:rPr>
                                <w:rFonts w:hint="eastAsia"/>
                                <w:sz w:val="15"/>
                                <w:szCs w:val="15"/>
                              </w:rPr>
                              <w:t>组名</w:t>
                            </w:r>
                          </w:p>
                        </w:tc>
                        <w:tc>
                          <w:tcPr>
                            <w:tcW w:w="1451" w:type="dxa"/>
                            <w:tcBorders>
                              <w:top w:val="single" w:color="000000" w:themeColor="text1" w:sz="12" w:space="0"/>
                              <w:bottom w:val="single" w:color="000000" w:themeColor="text1" w:sz="6" w:space="0"/>
                            </w:tcBorders>
                          </w:tcPr>
                          <w:p w14:paraId="0CACD4F5">
                            <w:pPr>
                              <w:adjustRightInd w:val="0"/>
                              <w:ind w:firstLine="0"/>
                              <w:jc w:val="center"/>
                              <w:rPr>
                                <w:sz w:val="15"/>
                                <w:szCs w:val="15"/>
                              </w:rPr>
                            </w:pPr>
                            <w:r>
                              <w:rPr>
                                <w:rFonts w:hint="eastAsia"/>
                                <w:sz w:val="15"/>
                                <w:szCs w:val="15"/>
                              </w:rPr>
                              <w:t>平均时长(s)</w:t>
                            </w:r>
                          </w:p>
                        </w:tc>
                        <w:tc>
                          <w:tcPr>
                            <w:tcW w:w="971" w:type="dxa"/>
                            <w:tcBorders>
                              <w:top w:val="single" w:color="000000" w:themeColor="text1" w:sz="12" w:space="0"/>
                              <w:bottom w:val="single" w:color="000000" w:themeColor="text1" w:sz="6" w:space="0"/>
                            </w:tcBorders>
                          </w:tcPr>
                          <w:p w14:paraId="5D72760C">
                            <w:pPr>
                              <w:adjustRightInd w:val="0"/>
                              <w:ind w:firstLine="0"/>
                              <w:jc w:val="center"/>
                              <w:rPr>
                                <w:sz w:val="15"/>
                                <w:szCs w:val="15"/>
                              </w:rPr>
                            </w:pPr>
                            <w:r>
                              <w:rPr>
                                <w:rFonts w:hint="eastAsia"/>
                                <w:sz w:val="15"/>
                                <w:szCs w:val="15"/>
                              </w:rPr>
                              <w:t>Baseline TTFT(ms)</w:t>
                            </w:r>
                          </w:p>
                        </w:tc>
                        <w:tc>
                          <w:tcPr>
                            <w:tcW w:w="1461" w:type="dxa"/>
                            <w:tcBorders>
                              <w:top w:val="single" w:color="000000" w:themeColor="text1" w:sz="12" w:space="0"/>
                              <w:bottom w:val="single" w:color="000000" w:themeColor="text1" w:sz="6" w:space="0"/>
                            </w:tcBorders>
                          </w:tcPr>
                          <w:p w14:paraId="0B27894C">
                            <w:pPr>
                              <w:adjustRightInd w:val="0"/>
                              <w:ind w:firstLine="0"/>
                              <w:jc w:val="center"/>
                              <w:rPr>
                                <w:sz w:val="15"/>
                                <w:szCs w:val="15"/>
                              </w:rPr>
                            </w:pPr>
                            <w:r>
                              <w:rPr>
                                <w:rFonts w:hint="eastAsia"/>
                                <w:sz w:val="15"/>
                                <w:szCs w:val="15"/>
                              </w:rPr>
                              <w:t>Streaming ASR Only TTFT(ms)</w:t>
                            </w:r>
                          </w:p>
                        </w:tc>
                        <w:tc>
                          <w:tcPr>
                            <w:tcW w:w="1157" w:type="dxa"/>
                            <w:tcBorders>
                              <w:top w:val="single" w:color="000000" w:themeColor="text1" w:sz="12" w:space="0"/>
                              <w:bottom w:val="single" w:color="000000" w:themeColor="text1" w:sz="6" w:space="0"/>
                            </w:tcBorders>
                          </w:tcPr>
                          <w:p w14:paraId="06CAE169">
                            <w:pPr>
                              <w:adjustRightInd w:val="0"/>
                              <w:ind w:firstLine="0"/>
                              <w:jc w:val="center"/>
                              <w:rPr>
                                <w:sz w:val="15"/>
                                <w:szCs w:val="15"/>
                              </w:rPr>
                            </w:pPr>
                            <w:r>
                              <w:rPr>
                                <w:rFonts w:hint="eastAsia"/>
                                <w:sz w:val="15"/>
                                <w:szCs w:val="15"/>
                              </w:rPr>
                              <w:t>Full Streaming TTFT(ms)</w:t>
                            </w:r>
                          </w:p>
                        </w:tc>
                        <w:tc>
                          <w:tcPr>
                            <w:tcW w:w="1429" w:type="dxa"/>
                            <w:tcBorders>
                              <w:top w:val="single" w:color="000000" w:themeColor="text1" w:sz="12" w:space="0"/>
                              <w:bottom w:val="single" w:color="000000" w:themeColor="text1" w:sz="6" w:space="0"/>
                            </w:tcBorders>
                          </w:tcPr>
                          <w:p w14:paraId="3036207C">
                            <w:pPr>
                              <w:adjustRightInd w:val="0"/>
                              <w:ind w:firstLine="0"/>
                              <w:jc w:val="center"/>
                              <w:rPr>
                                <w:sz w:val="15"/>
                                <w:szCs w:val="15"/>
                              </w:rPr>
                            </w:pPr>
                            <w:r>
                              <w:rPr>
                                <w:rFonts w:hint="eastAsia"/>
                                <w:sz w:val="15"/>
                                <w:szCs w:val="15"/>
                              </w:rPr>
                              <w:t>ASR improvement</w:t>
                            </w:r>
                          </w:p>
                          <w:p w14:paraId="2788F663">
                            <w:pPr>
                              <w:adjustRightInd w:val="0"/>
                              <w:ind w:firstLine="0"/>
                              <w:jc w:val="center"/>
                              <w:rPr>
                                <w:sz w:val="15"/>
                                <w:szCs w:val="15"/>
                              </w:rPr>
                            </w:pPr>
                            <w:r>
                              <w:rPr>
                                <w:rFonts w:hint="eastAsia"/>
                                <w:sz w:val="15"/>
                                <w:szCs w:val="15"/>
                              </w:rPr>
                              <w:t>(ms)</w:t>
                            </w:r>
                          </w:p>
                        </w:tc>
                        <w:tc>
                          <w:tcPr>
                            <w:tcW w:w="1828" w:type="dxa"/>
                            <w:tcBorders>
                              <w:top w:val="single" w:color="000000" w:themeColor="text1" w:sz="12" w:space="0"/>
                              <w:bottom w:val="single" w:color="000000" w:themeColor="text1" w:sz="6" w:space="0"/>
                            </w:tcBorders>
                          </w:tcPr>
                          <w:p w14:paraId="4C60F66D">
                            <w:pPr>
                              <w:adjustRightInd w:val="0"/>
                              <w:ind w:firstLine="0"/>
                              <w:jc w:val="center"/>
                              <w:rPr>
                                <w:sz w:val="15"/>
                                <w:szCs w:val="15"/>
                              </w:rPr>
                            </w:pPr>
                            <w:r>
                              <w:rPr>
                                <w:rFonts w:hint="eastAsia"/>
                                <w:sz w:val="15"/>
                                <w:szCs w:val="15"/>
                              </w:rPr>
                              <w:t xml:space="preserve">KV Cache </w:t>
                            </w:r>
                            <w:r>
                              <w:rPr>
                                <w:sz w:val="15"/>
                                <w:szCs w:val="15"/>
                              </w:rPr>
                              <w:t>improvement</w:t>
                            </w:r>
                          </w:p>
                          <w:p w14:paraId="3EDA91DC">
                            <w:pPr>
                              <w:adjustRightInd w:val="0"/>
                              <w:ind w:firstLine="0"/>
                              <w:jc w:val="center"/>
                              <w:rPr>
                                <w:sz w:val="15"/>
                                <w:szCs w:val="15"/>
                              </w:rPr>
                            </w:pPr>
                            <w:r>
                              <w:rPr>
                                <w:sz w:val="15"/>
                                <w:szCs w:val="15"/>
                              </w:rPr>
                              <w:t>(ms)</w:t>
                            </w:r>
                          </w:p>
                        </w:tc>
                      </w:tr>
                      <w:tr w14:paraId="7E4AE44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1396" w:type="dxa"/>
                          </w:tcPr>
                          <w:p w14:paraId="2AA3B15D">
                            <w:pPr>
                              <w:adjustRightInd w:val="0"/>
                              <w:ind w:firstLine="0"/>
                              <w:jc w:val="center"/>
                              <w:rPr>
                                <w:sz w:val="15"/>
                                <w:szCs w:val="15"/>
                              </w:rPr>
                            </w:pPr>
                            <w:r>
                              <w:rPr>
                                <w:rFonts w:hint="eastAsia"/>
                                <w:sz w:val="15"/>
                                <w:szCs w:val="15"/>
                              </w:rPr>
                              <w:t>Long</w:t>
                            </w:r>
                          </w:p>
                        </w:tc>
                        <w:tc>
                          <w:tcPr>
                            <w:tcW w:w="1451" w:type="dxa"/>
                          </w:tcPr>
                          <w:p w14:paraId="64D7FAC0">
                            <w:pPr>
                              <w:adjustRightInd w:val="0"/>
                              <w:ind w:firstLine="0"/>
                              <w:jc w:val="center"/>
                              <w:rPr>
                                <w:sz w:val="20"/>
                                <w:szCs w:val="20"/>
                              </w:rPr>
                            </w:pPr>
                            <w:r>
                              <w:rPr>
                                <w:rFonts w:hint="eastAsia"/>
                                <w:sz w:val="15"/>
                                <w:szCs w:val="15"/>
                              </w:rPr>
                              <w:t>21.51</w:t>
                            </w:r>
                          </w:p>
                        </w:tc>
                        <w:tc>
                          <w:tcPr>
                            <w:tcW w:w="971" w:type="dxa"/>
                          </w:tcPr>
                          <w:p w14:paraId="4CBB79E8">
                            <w:pPr>
                              <w:adjustRightInd w:val="0"/>
                              <w:ind w:firstLine="0"/>
                              <w:jc w:val="center"/>
                              <w:rPr>
                                <w:sz w:val="20"/>
                                <w:szCs w:val="20"/>
                              </w:rPr>
                            </w:pPr>
                            <w:r>
                              <w:rPr>
                                <w:rFonts w:hint="eastAsia"/>
                                <w:sz w:val="15"/>
                                <w:szCs w:val="15"/>
                              </w:rPr>
                              <w:t>1698.88</w:t>
                            </w:r>
                          </w:p>
                        </w:tc>
                        <w:tc>
                          <w:tcPr>
                            <w:tcW w:w="1461" w:type="dxa"/>
                          </w:tcPr>
                          <w:p w14:paraId="4F40912C">
                            <w:pPr>
                              <w:adjustRightInd w:val="0"/>
                              <w:ind w:firstLine="0"/>
                              <w:jc w:val="center"/>
                              <w:rPr>
                                <w:sz w:val="15"/>
                                <w:szCs w:val="15"/>
                              </w:rPr>
                            </w:pPr>
                            <w:r>
                              <w:rPr>
                                <w:rFonts w:hint="eastAsia"/>
                                <w:sz w:val="15"/>
                                <w:szCs w:val="15"/>
                              </w:rPr>
                              <w:t>1064.18</w:t>
                            </w:r>
                          </w:p>
                        </w:tc>
                        <w:tc>
                          <w:tcPr>
                            <w:tcW w:w="1157" w:type="dxa"/>
                          </w:tcPr>
                          <w:p w14:paraId="7B0E214B">
                            <w:pPr>
                              <w:adjustRightInd w:val="0"/>
                              <w:ind w:firstLine="0"/>
                              <w:jc w:val="center"/>
                              <w:rPr>
                                <w:sz w:val="15"/>
                                <w:szCs w:val="15"/>
                              </w:rPr>
                            </w:pPr>
                            <w:r>
                              <w:rPr>
                                <w:rFonts w:hint="eastAsia"/>
                                <w:sz w:val="15"/>
                                <w:szCs w:val="15"/>
                              </w:rPr>
                              <w:t>1084.17</w:t>
                            </w:r>
                          </w:p>
                        </w:tc>
                        <w:tc>
                          <w:tcPr>
                            <w:tcW w:w="1429" w:type="dxa"/>
                          </w:tcPr>
                          <w:p w14:paraId="6820320E">
                            <w:pPr>
                              <w:adjustRightInd w:val="0"/>
                              <w:ind w:firstLine="0"/>
                              <w:jc w:val="center"/>
                              <w:rPr>
                                <w:sz w:val="15"/>
                                <w:szCs w:val="15"/>
                              </w:rPr>
                            </w:pPr>
                            <w:r>
                              <w:rPr>
                                <w:rFonts w:hint="eastAsia"/>
                                <w:sz w:val="15"/>
                                <w:szCs w:val="15"/>
                              </w:rPr>
                              <w:t>634.70</w:t>
                            </w:r>
                          </w:p>
                        </w:tc>
                        <w:tc>
                          <w:tcPr>
                            <w:tcW w:w="1828" w:type="dxa"/>
                          </w:tcPr>
                          <w:p w14:paraId="362D2E02">
                            <w:pPr>
                              <w:adjustRightInd w:val="0"/>
                              <w:ind w:firstLine="0"/>
                              <w:jc w:val="center"/>
                              <w:rPr>
                                <w:sz w:val="15"/>
                                <w:szCs w:val="15"/>
                              </w:rPr>
                            </w:pPr>
                            <w:r>
                              <w:rPr>
                                <w:rFonts w:hint="eastAsia"/>
                                <w:sz w:val="15"/>
                                <w:szCs w:val="15"/>
                              </w:rPr>
                              <w:t>-19.99</w:t>
                            </w:r>
                          </w:p>
                        </w:tc>
                      </w:tr>
                      <w:tr w14:paraId="0B1808F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1396" w:type="dxa"/>
                          </w:tcPr>
                          <w:p w14:paraId="1A248B08">
                            <w:pPr>
                              <w:adjustRightInd w:val="0"/>
                              <w:ind w:firstLine="0"/>
                              <w:jc w:val="center"/>
                              <w:rPr>
                                <w:sz w:val="15"/>
                                <w:szCs w:val="15"/>
                              </w:rPr>
                            </w:pPr>
                            <w:r>
                              <w:rPr>
                                <w:rFonts w:hint="eastAsia"/>
                                <w:sz w:val="15"/>
                                <w:szCs w:val="15"/>
                              </w:rPr>
                              <w:t>Very Long</w:t>
                            </w:r>
                          </w:p>
                        </w:tc>
                        <w:tc>
                          <w:tcPr>
                            <w:tcW w:w="1451" w:type="dxa"/>
                          </w:tcPr>
                          <w:p w14:paraId="06F6628A">
                            <w:pPr>
                              <w:adjustRightInd w:val="0"/>
                              <w:ind w:firstLine="0"/>
                              <w:jc w:val="center"/>
                              <w:rPr>
                                <w:sz w:val="15"/>
                                <w:szCs w:val="15"/>
                              </w:rPr>
                            </w:pPr>
                            <w:r>
                              <w:rPr>
                                <w:rFonts w:hint="eastAsia"/>
                                <w:sz w:val="15"/>
                                <w:szCs w:val="15"/>
                              </w:rPr>
                              <w:t>42.43</w:t>
                            </w:r>
                          </w:p>
                        </w:tc>
                        <w:tc>
                          <w:tcPr>
                            <w:tcW w:w="971" w:type="dxa"/>
                          </w:tcPr>
                          <w:p w14:paraId="352EF730">
                            <w:pPr>
                              <w:adjustRightInd w:val="0"/>
                              <w:ind w:firstLine="0"/>
                              <w:jc w:val="center"/>
                              <w:rPr>
                                <w:sz w:val="15"/>
                                <w:szCs w:val="15"/>
                              </w:rPr>
                            </w:pPr>
                            <w:r>
                              <w:rPr>
                                <w:rFonts w:hint="eastAsia"/>
                                <w:sz w:val="15"/>
                                <w:szCs w:val="15"/>
                              </w:rPr>
                              <w:t>3300.58</w:t>
                            </w:r>
                          </w:p>
                        </w:tc>
                        <w:tc>
                          <w:tcPr>
                            <w:tcW w:w="1461" w:type="dxa"/>
                          </w:tcPr>
                          <w:p w14:paraId="65CDC8F9">
                            <w:pPr>
                              <w:adjustRightInd w:val="0"/>
                              <w:ind w:firstLine="0"/>
                              <w:jc w:val="center"/>
                              <w:rPr>
                                <w:sz w:val="15"/>
                                <w:szCs w:val="15"/>
                              </w:rPr>
                            </w:pPr>
                            <w:r>
                              <w:rPr>
                                <w:rFonts w:hint="eastAsia"/>
                                <w:sz w:val="15"/>
                                <w:szCs w:val="15"/>
                              </w:rPr>
                              <w:t>1171.02</w:t>
                            </w:r>
                          </w:p>
                        </w:tc>
                        <w:tc>
                          <w:tcPr>
                            <w:tcW w:w="1157" w:type="dxa"/>
                          </w:tcPr>
                          <w:p w14:paraId="22A3DED0">
                            <w:pPr>
                              <w:adjustRightInd w:val="0"/>
                              <w:ind w:firstLine="0"/>
                              <w:jc w:val="center"/>
                              <w:rPr>
                                <w:sz w:val="15"/>
                                <w:szCs w:val="15"/>
                              </w:rPr>
                            </w:pPr>
                            <w:r>
                              <w:rPr>
                                <w:rFonts w:hint="eastAsia"/>
                                <w:sz w:val="15"/>
                                <w:szCs w:val="15"/>
                              </w:rPr>
                              <w:t>1154.06</w:t>
                            </w:r>
                          </w:p>
                        </w:tc>
                        <w:tc>
                          <w:tcPr>
                            <w:tcW w:w="1429" w:type="dxa"/>
                          </w:tcPr>
                          <w:p w14:paraId="03A789B0">
                            <w:pPr>
                              <w:adjustRightInd w:val="0"/>
                              <w:ind w:firstLine="0"/>
                              <w:jc w:val="center"/>
                              <w:rPr>
                                <w:sz w:val="15"/>
                                <w:szCs w:val="15"/>
                              </w:rPr>
                            </w:pPr>
                            <w:r>
                              <w:rPr>
                                <w:rFonts w:hint="eastAsia"/>
                                <w:sz w:val="15"/>
                                <w:szCs w:val="15"/>
                              </w:rPr>
                              <w:t>2129.56</w:t>
                            </w:r>
                          </w:p>
                        </w:tc>
                        <w:tc>
                          <w:tcPr>
                            <w:tcW w:w="1828" w:type="dxa"/>
                          </w:tcPr>
                          <w:p w14:paraId="4D59DA49">
                            <w:pPr>
                              <w:adjustRightInd w:val="0"/>
                              <w:ind w:firstLine="0"/>
                              <w:jc w:val="center"/>
                              <w:rPr>
                                <w:sz w:val="15"/>
                                <w:szCs w:val="15"/>
                              </w:rPr>
                            </w:pPr>
                            <w:r>
                              <w:rPr>
                                <w:rFonts w:hint="eastAsia"/>
                                <w:sz w:val="15"/>
                                <w:szCs w:val="15"/>
                              </w:rPr>
                              <w:t>16.96</w:t>
                            </w:r>
                          </w:p>
                        </w:tc>
                      </w:tr>
                      <w:tr w14:paraId="0200E85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1396" w:type="dxa"/>
                            <w:tcBorders>
                              <w:bottom w:val="single" w:color="000000" w:themeColor="text1" w:sz="12" w:space="0"/>
                            </w:tcBorders>
                          </w:tcPr>
                          <w:p w14:paraId="341C115E">
                            <w:pPr>
                              <w:adjustRightInd w:val="0"/>
                              <w:ind w:firstLine="0"/>
                              <w:jc w:val="center"/>
                              <w:rPr>
                                <w:sz w:val="15"/>
                                <w:szCs w:val="15"/>
                              </w:rPr>
                            </w:pPr>
                            <w:r>
                              <w:rPr>
                                <w:rFonts w:hint="eastAsia"/>
                                <w:sz w:val="15"/>
                                <w:szCs w:val="15"/>
                              </w:rPr>
                              <w:t>Extra Long</w:t>
                            </w:r>
                          </w:p>
                        </w:tc>
                        <w:tc>
                          <w:tcPr>
                            <w:tcW w:w="1451" w:type="dxa"/>
                            <w:tcBorders>
                              <w:bottom w:val="single" w:color="000000" w:themeColor="text1" w:sz="12" w:space="0"/>
                            </w:tcBorders>
                          </w:tcPr>
                          <w:p w14:paraId="33D31ABE">
                            <w:pPr>
                              <w:adjustRightInd w:val="0"/>
                              <w:ind w:firstLine="0"/>
                              <w:jc w:val="center"/>
                              <w:rPr>
                                <w:sz w:val="15"/>
                                <w:szCs w:val="15"/>
                              </w:rPr>
                            </w:pPr>
                            <w:r>
                              <w:rPr>
                                <w:rFonts w:hint="eastAsia"/>
                                <w:sz w:val="15"/>
                                <w:szCs w:val="15"/>
                              </w:rPr>
                              <w:t>83.75</w:t>
                            </w:r>
                          </w:p>
                        </w:tc>
                        <w:tc>
                          <w:tcPr>
                            <w:tcW w:w="971" w:type="dxa"/>
                            <w:tcBorders>
                              <w:bottom w:val="single" w:color="000000" w:themeColor="text1" w:sz="12" w:space="0"/>
                            </w:tcBorders>
                          </w:tcPr>
                          <w:p w14:paraId="44B5AB76">
                            <w:pPr>
                              <w:adjustRightInd w:val="0"/>
                              <w:ind w:firstLine="0"/>
                              <w:jc w:val="center"/>
                              <w:rPr>
                                <w:sz w:val="15"/>
                                <w:szCs w:val="15"/>
                              </w:rPr>
                            </w:pPr>
                            <w:r>
                              <w:rPr>
                                <w:rFonts w:hint="eastAsia"/>
                                <w:sz w:val="15"/>
                                <w:szCs w:val="15"/>
                              </w:rPr>
                              <w:t>6518.40</w:t>
                            </w:r>
                          </w:p>
                        </w:tc>
                        <w:tc>
                          <w:tcPr>
                            <w:tcW w:w="1461" w:type="dxa"/>
                            <w:tcBorders>
                              <w:bottom w:val="single" w:color="000000" w:themeColor="text1" w:sz="12" w:space="0"/>
                            </w:tcBorders>
                          </w:tcPr>
                          <w:p w14:paraId="087FAFCD">
                            <w:pPr>
                              <w:adjustRightInd w:val="0"/>
                              <w:ind w:firstLine="0"/>
                              <w:jc w:val="center"/>
                              <w:rPr>
                                <w:sz w:val="15"/>
                                <w:szCs w:val="15"/>
                              </w:rPr>
                            </w:pPr>
                            <w:r>
                              <w:rPr>
                                <w:rFonts w:hint="eastAsia"/>
                                <w:sz w:val="15"/>
                                <w:szCs w:val="15"/>
                              </w:rPr>
                              <w:t>1228.77</w:t>
                            </w:r>
                          </w:p>
                        </w:tc>
                        <w:tc>
                          <w:tcPr>
                            <w:tcW w:w="1157" w:type="dxa"/>
                            <w:tcBorders>
                              <w:bottom w:val="single" w:color="000000" w:themeColor="text1" w:sz="12" w:space="0"/>
                            </w:tcBorders>
                          </w:tcPr>
                          <w:p w14:paraId="25880E76">
                            <w:pPr>
                              <w:adjustRightInd w:val="0"/>
                              <w:ind w:firstLine="0"/>
                              <w:jc w:val="center"/>
                              <w:rPr>
                                <w:sz w:val="15"/>
                                <w:szCs w:val="15"/>
                              </w:rPr>
                            </w:pPr>
                            <w:r>
                              <w:rPr>
                                <w:rFonts w:hint="eastAsia"/>
                                <w:sz w:val="15"/>
                                <w:szCs w:val="15"/>
                              </w:rPr>
                              <w:t>1114.57</w:t>
                            </w:r>
                          </w:p>
                        </w:tc>
                        <w:tc>
                          <w:tcPr>
                            <w:tcW w:w="1429" w:type="dxa"/>
                            <w:tcBorders>
                              <w:bottom w:val="single" w:color="000000" w:themeColor="text1" w:sz="12" w:space="0"/>
                            </w:tcBorders>
                          </w:tcPr>
                          <w:p w14:paraId="6F9F872D">
                            <w:pPr>
                              <w:adjustRightInd w:val="0"/>
                              <w:ind w:firstLine="0"/>
                              <w:jc w:val="center"/>
                              <w:rPr>
                                <w:sz w:val="15"/>
                                <w:szCs w:val="15"/>
                              </w:rPr>
                            </w:pPr>
                            <w:r>
                              <w:rPr>
                                <w:rFonts w:hint="eastAsia"/>
                                <w:sz w:val="15"/>
                                <w:szCs w:val="15"/>
                              </w:rPr>
                              <w:t>5289.63</w:t>
                            </w:r>
                          </w:p>
                        </w:tc>
                        <w:tc>
                          <w:tcPr>
                            <w:tcW w:w="1828" w:type="dxa"/>
                            <w:tcBorders>
                              <w:bottom w:val="single" w:color="000000" w:themeColor="text1" w:sz="12" w:space="0"/>
                            </w:tcBorders>
                          </w:tcPr>
                          <w:p w14:paraId="5611C008">
                            <w:pPr>
                              <w:adjustRightInd w:val="0"/>
                              <w:ind w:firstLine="0"/>
                              <w:jc w:val="center"/>
                              <w:rPr>
                                <w:sz w:val="15"/>
                                <w:szCs w:val="15"/>
                              </w:rPr>
                            </w:pPr>
                            <w:r>
                              <w:rPr>
                                <w:rFonts w:hint="eastAsia"/>
                                <w:sz w:val="15"/>
                                <w:szCs w:val="15"/>
                              </w:rPr>
                              <w:t>114.20</w:t>
                            </w:r>
                          </w:p>
                        </w:tc>
                      </w:tr>
                    </w:tbl>
                    <w:p w14:paraId="77DD5D77">
                      <w:pPr>
                        <w:ind w:firstLine="0"/>
                      </w:pPr>
                    </w:p>
                    <w:p w14:paraId="0257899C">
                      <w:pPr>
                        <w:adjustRightInd w:val="0"/>
                        <w:spacing w:line="240" w:lineRule="auto"/>
                        <w:ind w:firstLine="0"/>
                        <w:jc w:val="center"/>
                      </w:pPr>
                    </w:p>
                  </w:txbxContent>
                </v:textbox>
                <w10:wrap type="topAndBottom"/>
              </v:shape>
            </w:pict>
          </mc:Fallback>
        </mc:AlternateContent>
      </w:r>
      <w:ins w:id="421" w:author="华血" w:date="2026-06-28T11:53:24Z">
        <w:r>
          <w:rPr>
            <w:rFonts w:hint="eastAsia" w:ascii="方正书宋简体" w:hAnsi="方正书宋简体" w:cs="方正书宋简体"/>
            <w:sz w:val="20"/>
            <w:szCs w:val="20"/>
            <w:rPrChange w:id="422" w:author="华血" w:date="2026-06-28T11:53:24Z">
              <w:rPr>
                <w:rFonts w:hint="eastAsia"/>
              </w:rPr>
            </w:rPrChange>
          </w:rPr>
          <w:t>值得注意的是，在</w:t>
        </w:r>
      </w:ins>
      <w:ins w:id="423" w:author="华血" w:date="2026-06-28T15:55:45Z"/>
      <w:ins w:id="424" w:author="华血" w:date="2026-06-28T15:55:45Z"/>
      <w:ins w:id="425" w:author="华血" w:date="2026-06-28T15:55:45Z"/>
      <w:ins w:id="426" w:author="华血" w:date="2026-06-28T15:55:45Z">
        <w:r>
          <w:rPr>
            <w:rFonts w:hint="eastAsia" w:ascii="方正书宋简体" w:hAnsi="方正书宋简体" w:cs="方正书宋简体"/>
            <w:position w:val="-6"/>
            <w:sz w:val="20"/>
            <w:szCs w:val="20"/>
          </w:rPr>
          <w:object>
            <v:shape id="_x0000_i1115" o:spt="75" type="#_x0000_t75" style="height:13.95pt;width:29pt;" o:ole="t" filled="f" o:preferrelative="t" stroked="f" coordsize="21600,21600">
              <v:fill on="f" focussize="0,0"/>
              <v:stroke on="f"/>
              <v:imagedata r:id="rId187" o:title=""/>
              <o:lock v:ext="edit" aspectratio="t"/>
              <w10:wrap type="none"/>
              <w10:anchorlock/>
            </v:shape>
            <o:OLEObject Type="Embed" ProgID="Equation.DSMT4" ShapeID="_x0000_i1115" DrawAspect="Content" ObjectID="_1468075803" r:id="rId186">
              <o:LockedField>false</o:LockedField>
            </o:OLEObject>
          </w:object>
        </w:r>
      </w:ins>
      <w:ins w:id="428" w:author="华血" w:date="2026-06-28T15:55:45Z"/>
      <w:ins w:id="429" w:author="华血" w:date="2026-06-28T11:53:24Z">
        <w:r>
          <w:rPr>
            <w:rFonts w:hint="eastAsia" w:ascii="方正书宋简体" w:hAnsi="方正书宋简体" w:cs="方正书宋简体"/>
            <w:sz w:val="20"/>
            <w:szCs w:val="20"/>
            <w:rPrChange w:id="430" w:author="华血" w:date="2026-06-28T11:53:24Z">
              <w:rPr>
                <w:rFonts w:hint="eastAsia"/>
              </w:rPr>
            </w:rPrChange>
          </w:rPr>
          <w:t xml:space="preserve"> 与 </w:t>
        </w:r>
      </w:ins>
      <w:ins w:id="431" w:author="华血" w:date="2026-06-28T15:55:58Z"/>
      <w:ins w:id="432" w:author="华血" w:date="2026-06-28T15:55:58Z"/>
      <w:ins w:id="433" w:author="华血" w:date="2026-06-28T15:55:58Z"/>
      <w:ins w:id="434" w:author="华血" w:date="2026-06-28T15:55:58Z">
        <w:r>
          <w:rPr>
            <w:rFonts w:hint="eastAsia" w:ascii="方正书宋简体" w:hAnsi="方正书宋简体" w:cs="方正书宋简体"/>
            <w:position w:val="-6"/>
            <w:sz w:val="20"/>
            <w:szCs w:val="20"/>
          </w:rPr>
          <w:object>
            <v:shape id="_x0000_i1116" o:spt="75" type="#_x0000_t75" style="height:13.95pt;width:42pt;" o:ole="t" filled="f" o:preferrelative="t" stroked="f" coordsize="21600,21600">
              <v:fill on="f" focussize="0,0"/>
              <v:stroke on="f"/>
              <v:imagedata r:id="rId189" o:title=""/>
              <o:lock v:ext="edit" aspectratio="t"/>
              <w10:wrap type="none"/>
              <w10:anchorlock/>
            </v:shape>
            <o:OLEObject Type="Embed" ProgID="Equation.DSMT4" ShapeID="_x0000_i1116" DrawAspect="Content" ObjectID="_1468075804" r:id="rId188">
              <o:LockedField>false</o:LockedField>
            </o:OLEObject>
          </w:object>
        </w:r>
      </w:ins>
      <w:ins w:id="436" w:author="华血" w:date="2026-06-28T15:55:58Z"/>
      <w:ins w:id="437" w:author="华血" w:date="2026-06-28T11:53:24Z">
        <w:r>
          <w:rPr>
            <w:rFonts w:hint="eastAsia" w:ascii="方正书宋简体" w:hAnsi="方正书宋简体" w:cs="方正书宋简体"/>
            <w:sz w:val="20"/>
            <w:szCs w:val="20"/>
            <w:rPrChange w:id="438" w:author="华血" w:date="2026-06-28T11:53:24Z">
              <w:rPr>
                <w:rFonts w:hint="eastAsia"/>
              </w:rPr>
            </w:rPrChange>
          </w:rPr>
          <w:t>组中，System B 相较于 System A 分别出现了 114.75 ms 和 36.11 ms 的延迟增加。本文将延迟变化量定义为</w:t>
        </w:r>
      </w:ins>
      <w:ins w:id="439" w:author="华血" w:date="2026-06-28T15:57:23Z"/>
      <w:ins w:id="440" w:author="华血" w:date="2026-06-28T15:57:23Z"/>
      <w:ins w:id="441" w:author="华血" w:date="2026-06-28T15:57:23Z"/>
      <w:ins w:id="442" w:author="华血" w:date="2026-06-28T15:57:23Z">
        <w:r>
          <w:rPr>
            <w:rFonts w:hint="eastAsia" w:ascii="方正书宋简体" w:hAnsi="方正书宋简体" w:cs="方正书宋简体"/>
            <w:position w:val="-14"/>
            <w:sz w:val="20"/>
            <w:szCs w:val="20"/>
          </w:rPr>
          <w:object>
            <v:shape id="_x0000_i1117" o:spt="75" type="#_x0000_t75" style="height:19pt;width:163pt;" o:ole="t" filled="f" o:preferrelative="t" stroked="f" coordsize="21600,21600">
              <v:fill on="f" focussize="0,0"/>
              <v:stroke on="f"/>
              <v:imagedata r:id="rId191" o:title=""/>
              <o:lock v:ext="edit" aspectratio="t"/>
              <w10:wrap type="none"/>
              <w10:anchorlock/>
            </v:shape>
            <o:OLEObject Type="Embed" ProgID="Equation.DSMT4" ShapeID="_x0000_i1117" DrawAspect="Content" ObjectID="_1468075805" r:id="rId190">
              <o:LockedField>false</o:LockedField>
            </o:OLEObject>
          </w:object>
        </w:r>
      </w:ins>
      <w:ins w:id="444" w:author="华血" w:date="2026-06-28T15:57:23Z"/>
      <w:ins w:id="445" w:author="华血" w:date="2026-06-28T11:53:24Z">
        <w:r>
          <w:rPr>
            <w:rFonts w:hint="eastAsia" w:ascii="方正书宋简体" w:hAnsi="方正书宋简体" w:cs="方正书宋简体"/>
            <w:sz w:val="20"/>
            <w:szCs w:val="20"/>
            <w:rPrChange w:id="446" w:author="华血" w:date="2026-06-28T11:53:24Z">
              <w:rPr>
                <w:rFonts w:hint="eastAsia"/>
              </w:rPr>
            </w:rPrChange>
          </w:rPr>
          <w:t>，因此</w:t>
        </w:r>
      </w:ins>
      <w:ins w:id="447" w:author="华血" w:date="2026-06-28T15:59:28Z"/>
      <w:ins w:id="448" w:author="华血" w:date="2026-06-28T15:59:28Z"/>
      <w:ins w:id="449" w:author="华血" w:date="2026-06-28T15:59:28Z"/>
      <w:ins w:id="450" w:author="华血" w:date="2026-06-28T15:59:28Z">
        <w:r>
          <w:rPr>
            <w:rFonts w:hint="eastAsia" w:ascii="方正书宋简体" w:hAnsi="方正书宋简体" w:cs="方正书宋简体"/>
            <w:position w:val="-6"/>
            <w:sz w:val="20"/>
            <w:szCs w:val="20"/>
          </w:rPr>
          <w:object>
            <v:shape id="_x0000_i1118" o:spt="75" type="#_x0000_t75" style="height:13.95pt;width:58pt;" o:ole="t" filled="f" o:preferrelative="t" stroked="f" coordsize="21600,21600">
              <v:fill on="f" focussize="0,0"/>
              <v:stroke on="f"/>
              <v:imagedata r:id="rId193" o:title=""/>
              <o:lock v:ext="edit" aspectratio="t"/>
              <w10:wrap type="none"/>
              <w10:anchorlock/>
            </v:shape>
            <o:OLEObject Type="Embed" ProgID="Equation.DSMT4" ShapeID="_x0000_i1118" DrawAspect="Content" ObjectID="_1468075806" r:id="rId192">
              <o:LockedField>false</o:LockedField>
            </o:OLEObject>
          </w:object>
        </w:r>
      </w:ins>
      <w:ins w:id="452" w:author="华血" w:date="2026-06-28T15:59:28Z"/>
      <w:ins w:id="453" w:author="华血" w:date="2026-06-28T11:53:24Z">
        <w:r>
          <w:rPr>
            <w:rFonts w:hint="eastAsia" w:ascii="方正书宋简体" w:hAnsi="方正书宋简体" w:cs="方正书宋简体"/>
            <w:sz w:val="20"/>
            <w:szCs w:val="20"/>
            <w:rPrChange w:id="454" w:author="华血" w:date="2026-06-28T11:53:24Z">
              <w:rPr>
                <w:rFonts w:hint="eastAsia"/>
              </w:rPr>
            </w:rPrChange>
          </w:rPr>
          <w:t>表示流式方案的 TTFT 高于非流式基线，即存在负向收益；</w:t>
        </w:r>
      </w:ins>
      <w:ins w:id="455" w:author="华血" w:date="2026-06-28T15:59:58Z"/>
      <w:ins w:id="456" w:author="华血" w:date="2026-06-28T15:59:58Z"/>
      <w:ins w:id="457" w:author="华血" w:date="2026-06-28T15:59:58Z"/>
      <w:ins w:id="458" w:author="华血" w:date="2026-06-28T15:59:58Z">
        <w:r>
          <w:rPr>
            <w:rFonts w:hint="eastAsia" w:ascii="方正书宋简体" w:hAnsi="方正书宋简体" w:cs="方正书宋简体"/>
            <w:position w:val="-6"/>
            <w:sz w:val="20"/>
            <w:szCs w:val="20"/>
          </w:rPr>
          <w:object>
            <v:shape id="_x0000_i1119" o:spt="75" type="#_x0000_t75" style="height:13.95pt;width:58pt;" o:ole="t" filled="f" o:preferrelative="t" stroked="f" coordsize="21600,21600">
              <v:fill on="f" focussize="0,0"/>
              <v:stroke on="f"/>
              <v:imagedata r:id="rId195" o:title=""/>
              <o:lock v:ext="edit" aspectratio="t"/>
              <w10:wrap type="none"/>
              <w10:anchorlock/>
            </v:shape>
            <o:OLEObject Type="Embed" ProgID="Equation.DSMT4" ShapeID="_x0000_i1119" DrawAspect="Content" ObjectID="_1468075807" r:id="rId194">
              <o:LockedField>false</o:LockedField>
            </o:OLEObject>
          </w:object>
        </w:r>
      </w:ins>
      <w:ins w:id="460" w:author="华血" w:date="2026-06-28T15:59:58Z"/>
      <w:ins w:id="461" w:author="华血" w:date="2026-06-28T11:53:24Z">
        <w:r>
          <w:rPr>
            <w:rFonts w:hint="eastAsia" w:ascii="方正书宋简体" w:hAnsi="方正书宋简体" w:cs="方正书宋简体"/>
            <w:sz w:val="20"/>
            <w:szCs w:val="20"/>
            <w:rPrChange w:id="462" w:author="华血" w:date="2026-06-28T11:53:24Z">
              <w:rPr>
                <w:rFonts w:hint="eastAsia"/>
              </w:rPr>
            </w:rPrChange>
          </w:rPr>
          <w:t>则表示延迟降低。在短语音场景下，分片处理、缓存维护和增量提示构造等流式架构的固定开销难以被并行计算收益抵消，同时较短的语音和文本输入尚未充分触发长上下文 prefill 的计算瓶颈。该结果表明，在工程落地时可根据输入时长进行自适应路径选择：对预测时长较短的输入优先采用传统一次性处理链路，而将流式并行机制主要用于音频时长</w:t>
        </w:r>
      </w:ins>
      <w:ins w:id="463" w:author="华血" w:date="2026-06-28T16:00:27Z"/>
      <w:ins w:id="464" w:author="华血" w:date="2026-06-28T16:00:27Z"/>
      <w:ins w:id="465" w:author="华血" w:date="2026-06-28T16:00:27Z"/>
      <w:ins w:id="466" w:author="华血" w:date="2026-06-28T16:00:27Z">
        <w:r>
          <w:rPr>
            <w:rFonts w:hint="eastAsia" w:ascii="方正书宋简体" w:hAnsi="方正书宋简体" w:cs="方正书宋简体"/>
            <w:position w:val="-6"/>
            <w:sz w:val="20"/>
            <w:szCs w:val="20"/>
          </w:rPr>
          <w:object>
            <v:shape id="_x0000_i1120" o:spt="75" type="#_x0000_t75" style="height:13.95pt;width:39pt;" o:ole="t" filled="f" o:preferrelative="t" stroked="f" coordsize="21600,21600">
              <v:fill on="f" focussize="0,0"/>
              <v:stroke on="f"/>
              <v:imagedata r:id="rId197" o:title=""/>
              <o:lock v:ext="edit" aspectratio="t"/>
              <w10:wrap type="none"/>
              <w10:anchorlock/>
            </v:shape>
            <o:OLEObject Type="Embed" ProgID="Equation.DSMT4" ShapeID="_x0000_i1120" DrawAspect="Content" ObjectID="_1468075808" r:id="rId196">
              <o:LockedField>false</o:LockedField>
            </o:OLEObject>
          </w:object>
        </w:r>
      </w:ins>
      <w:ins w:id="468" w:author="华血" w:date="2026-06-28T16:00:27Z"/>
      <w:ins w:id="469" w:author="华血" w:date="2026-06-28T11:53:24Z">
        <w:r>
          <w:rPr>
            <w:rFonts w:hint="eastAsia" w:ascii="方正书宋简体" w:hAnsi="方正书宋简体" w:cs="方正书宋简体"/>
            <w:sz w:val="20"/>
            <w:szCs w:val="20"/>
            <w:rPrChange w:id="470" w:author="华血" w:date="2026-06-28T11:53:24Z">
              <w:rPr>
                <w:rFonts w:hint="eastAsia"/>
              </w:rPr>
            </w:rPrChange>
          </w:rPr>
          <w:t>的长语音场景，以获得更优的整体交互体验。</w:t>
        </w:r>
      </w:ins>
      <w:del w:id="471" w:author="华血" w:date="2026-06-28T11:53:24Z">
        <w:commentRangeStart w:id="13"/>
        <w:r>
          <w:rPr>
            <w:rFonts w:ascii="方正书宋简体" w:hAnsi="方正书宋简体" w:cs="方正书宋简体"/>
            <w:sz w:val="20"/>
            <w:szCs w:val="20"/>
          </w:rPr>
          <w:delText>值得一提的是short与medium组在System B下分别录得114.75ms与36.11ms的</w:delText>
        </w:r>
      </w:del>
      <w:del w:id="472" w:author="华血" w:date="2026-06-28T11:53:24Z">
        <w:r>
          <w:rPr>
            <w:rFonts w:hint="eastAsia" w:ascii="方正书宋简体" w:hAnsi="方正书宋简体" w:cs="方正书宋简体"/>
            <w:sz w:val="20"/>
            <w:szCs w:val="20"/>
          </w:rPr>
          <w:delText>负向优化结果</w:delText>
        </w:r>
      </w:del>
      <w:del w:id="473" w:author="华血" w:date="2026-06-28T11:53:24Z">
        <w:r>
          <w:rPr>
            <w:rFonts w:ascii="方正书宋简体" w:hAnsi="方正书宋简体" w:cs="方正书宋简体"/>
            <w:sz w:val="20"/>
            <w:szCs w:val="20"/>
          </w:rPr>
          <w:delText>，这表明在短语音场景下，分片、缓存维护以及增量提示构造等流式架构的固定开销难以被并行收益所抵消，</w:delText>
        </w:r>
      </w:del>
      <w:del w:id="474" w:author="华血" w:date="2026-06-28T11:53:24Z">
        <w:r>
          <w:rPr>
            <w:rFonts w:hint="eastAsia" w:ascii="方正书宋简体" w:hAnsi="方正书宋简体" w:cs="方正书宋简体"/>
            <w:sz w:val="20"/>
            <w:szCs w:val="20"/>
          </w:rPr>
          <w:delText>而且</w:delText>
        </w:r>
      </w:del>
      <w:del w:id="475" w:author="华血" w:date="2026-06-28T11:53:24Z">
        <w:r>
          <w:rPr>
            <w:rFonts w:hint="default" w:ascii="方正书宋简体" w:hAnsi="方正书宋简体" w:cs="方正书宋简体"/>
            <w:sz w:val="20"/>
            <w:szCs w:val="20"/>
            <w:lang w:val="en-US"/>
          </w:rPr>
          <w:delText>这么</w:delText>
        </w:r>
      </w:del>
      <w:del w:id="476" w:author="华血" w:date="2026-06-28T11:53:24Z">
        <w:r>
          <w:rPr>
            <w:rFonts w:ascii="方正书宋简体" w:hAnsi="方正书宋简体" w:cs="方正书宋简体"/>
            <w:sz w:val="20"/>
            <w:szCs w:val="20"/>
          </w:rPr>
          <w:delText>短的语音和文本，并未达到实验硬件的并行处理上限。该结果</w:delText>
        </w:r>
      </w:del>
      <w:del w:id="477" w:author="华血" w:date="2026-06-28T11:53:24Z">
        <w:r>
          <w:rPr>
            <w:rFonts w:hint="eastAsia" w:ascii="方正书宋简体" w:hAnsi="方正书宋简体" w:cs="方正书宋简体"/>
            <w:sz w:val="20"/>
            <w:szCs w:val="20"/>
          </w:rPr>
          <w:delText>说明</w:delText>
        </w:r>
      </w:del>
      <w:del w:id="478" w:author="华血" w:date="2026-06-28T11:53:24Z">
        <w:r>
          <w:rPr>
            <w:rFonts w:ascii="方正书宋简体" w:hAnsi="方正书宋简体" w:cs="方正书宋简体"/>
            <w:sz w:val="20"/>
            <w:szCs w:val="20"/>
          </w:rPr>
          <w:delText>工程落地时应因地制宜进行优化：对预测时长较短的输入优先走传统的一次性处理链路，而将流式并行机制用于处理音频T</w:delText>
        </w:r>
      </w:del>
      <w:del w:id="479" w:author="华血" w:date="2026-06-28T11:53:24Z">
        <w:r>
          <w:rPr>
            <w:rFonts w:hint="eastAsia" w:ascii="方正书宋简体" w:hAnsi="方正书宋简体" w:cs="方正书宋简体"/>
            <w:sz w:val="20"/>
            <w:szCs w:val="20"/>
            <w:rPrChange w:id="480" w:author="华血" w:date="2026-06-28T11:53:24Z">
              <w:rPr>
                <w:rFonts w:ascii="Arial" w:hAnsi="Arial" w:cs="Arial"/>
                <w:sz w:val="20"/>
                <w:szCs w:val="20"/>
              </w:rPr>
            </w:rPrChange>
          </w:rPr>
          <w:delText>≥</w:delText>
        </w:r>
      </w:del>
      <w:del w:id="481" w:author="华血" w:date="2026-06-28T11:53:24Z">
        <w:r>
          <w:rPr>
            <w:rFonts w:ascii="方正书宋简体" w:hAnsi="方正书宋简体" w:cs="方正书宋简体"/>
            <w:sz w:val="20"/>
            <w:szCs w:val="20"/>
          </w:rPr>
          <w:delText>15s的场景，以实现</w:delText>
        </w:r>
      </w:del>
      <w:del w:id="482" w:author="华血" w:date="2026-06-28T11:53:24Z">
        <w:r>
          <w:rPr>
            <w:rFonts w:hint="eastAsia" w:ascii="方正书宋简体" w:hAnsi="方正书宋简体" w:cs="方正书宋简体"/>
            <w:sz w:val="20"/>
            <w:szCs w:val="20"/>
          </w:rPr>
          <w:delText>最</w:delText>
        </w:r>
      </w:del>
      <w:del w:id="483" w:author="华血" w:date="2026-06-28T11:53:24Z">
        <w:r>
          <w:rPr>
            <w:rFonts w:ascii="方正书宋简体" w:hAnsi="方正书宋简体" w:cs="方正书宋简体"/>
            <w:sz w:val="20"/>
            <w:szCs w:val="20"/>
          </w:rPr>
          <w:delText>佳的整体交互体验</w:delText>
        </w:r>
      </w:del>
      <w:del w:id="484" w:author="华血" w:date="2026-06-28T11:53:29Z">
        <w:r>
          <w:rPr>
            <w:rFonts w:ascii="方正书宋简体" w:hAnsi="方正书宋简体" w:cs="方正书宋简体"/>
            <w:sz w:val="20"/>
            <w:szCs w:val="20"/>
          </w:rPr>
          <w:delText>。</w:delText>
        </w:r>
        <w:commentRangeEnd w:id="13"/>
      </w:del>
      <w:del w:id="485" w:author="华血" w:date="2026-06-28T11:53:29Z">
        <w:r>
          <w:rPr>
            <w:rStyle w:val="37"/>
            <w:rFonts w:ascii="方正书宋简体" w:hAnsi="方正书宋简体" w:cs="方正书宋简体"/>
            <w:sz w:val="20"/>
            <w:szCs w:val="20"/>
          </w:rPr>
          <w:commentReference w:id="13"/>
        </w:r>
      </w:del>
    </w:p>
    <w:p w14:paraId="10823FCB">
      <w:pPr>
        <w:ind w:firstLine="0"/>
        <w:rPr>
          <w:rFonts w:ascii="方正书宋简体" w:hAnsi="方正书宋简体" w:eastAsia="黑体" w:cs="方正书宋简体"/>
          <w:sz w:val="20"/>
          <w:szCs w:val="20"/>
        </w:rPr>
      </w:pPr>
      <w:r>
        <w:rPr>
          <w:rFonts w:hint="eastAsia" w:ascii="黑体" w:hAnsi="黑体" w:eastAsia="黑体" w:cs="黑体"/>
          <w:b/>
          <w:bCs/>
          <w:sz w:val="24"/>
        </w:rPr>
        <w:t>4.3 实验二：消融实验</w:t>
      </w:r>
    </w:p>
    <w:p w14:paraId="6FD604FE">
      <w:pPr>
        <w:ind w:firstLine="0"/>
        <w:rPr>
          <w:rFonts w:ascii="黑体" w:eastAsia="黑体"/>
          <w:b/>
          <w:sz w:val="21"/>
          <w:szCs w:val="21"/>
        </w:rPr>
      </w:pPr>
      <w:r>
        <w:rPr>
          <w:rFonts w:hint="eastAsia" w:ascii="黑体" w:eastAsia="黑体"/>
          <w:b/>
          <w:sz w:val="21"/>
          <w:szCs w:val="21"/>
        </w:rPr>
        <w:t>4.3.1 实验设置</w:t>
      </w:r>
    </w:p>
    <w:p w14:paraId="008A7199">
      <w:pPr>
        <w:ind w:firstLine="410"/>
        <w:rPr>
          <w:rFonts w:ascii="方正书宋简体" w:hAnsi="方正书宋简体" w:cs="方正书宋简体"/>
          <w:sz w:val="20"/>
          <w:szCs w:val="20"/>
        </w:rPr>
      </w:pPr>
      <w:r>
        <w:rPr>
          <w:rFonts w:ascii="方正书宋简体" w:hAnsi="方正书宋简体" w:cs="方正书宋简体"/>
          <w:sz w:val="20"/>
          <w:szCs w:val="20"/>
        </w:rPr>
        <w:t>为了量化“流式 ASR”与“LLM增量预填充”两项机制的相对贡献，</w:t>
      </w:r>
      <w:del w:id="486" w:author="华血" w:date="2026-06-28T16:14:34Z">
        <w:r>
          <w:rPr>
            <w:rFonts w:hint="default" w:ascii="方正书宋简体" w:hAnsi="方正书宋简体" w:cs="方正书宋简体"/>
            <w:sz w:val="20"/>
            <w:szCs w:val="20"/>
            <w:lang w:val="en-US"/>
          </w:rPr>
          <w:delText>我们</w:delText>
        </w:r>
      </w:del>
      <w:ins w:id="487" w:author="华血" w:date="2026-06-28T16:14:35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挑选了</w:t>
      </w:r>
      <w:ins w:id="488" w:author="华血" w:date="2026-06-28T16:14:48Z"/>
      <w:ins w:id="489" w:author="华血" w:date="2026-06-28T16:14:48Z"/>
      <w:ins w:id="490" w:author="华血" w:date="2026-06-28T16:14:48Z"/>
      <w:ins w:id="491" w:author="华血" w:date="2026-06-28T16:14:48Z">
        <w:r>
          <w:rPr>
            <w:rFonts w:ascii="方正书宋简体" w:hAnsi="方正书宋简体" w:cs="方正书宋简体"/>
            <w:position w:val="-10"/>
            <w:sz w:val="20"/>
            <w:szCs w:val="20"/>
          </w:rPr>
          <w:object>
            <v:shape id="_x0000_i1143" o:spt="75" type="#_x0000_t75" style="height:16pt;width:26pt;" o:ole="t" filled="f" o:preferrelative="t" stroked="f" coordsize="21600,21600">
              <v:fill on="f" focussize="0,0"/>
              <v:stroke on="f"/>
              <v:imagedata r:id="rId199" o:title=""/>
              <o:lock v:ext="edit" aspectratio="t"/>
              <w10:wrap type="none"/>
              <w10:anchorlock/>
            </v:shape>
            <o:OLEObject Type="Embed" ProgID="Equation.DSMT4" ShapeID="_x0000_i1143" DrawAspect="Content" ObjectID="_1468075809" r:id="rId198">
              <o:LockedField>false</o:LockedField>
            </o:OLEObject>
          </w:object>
        </w:r>
      </w:ins>
      <w:ins w:id="493" w:author="华血" w:date="2026-06-28T16:14:48Z"/>
      <w:del w:id="494" w:author="华血" w:date="2026-06-28T16:14:43Z">
        <w:r>
          <w:rPr>
            <w:rFonts w:ascii="方正书宋简体" w:hAnsi="方正书宋简体" w:cs="方正书宋简体"/>
            <w:sz w:val="20"/>
            <w:szCs w:val="20"/>
          </w:rPr>
          <w:delText>long</w:delText>
        </w:r>
      </w:del>
      <w:r>
        <w:rPr>
          <w:rFonts w:ascii="方正书宋简体" w:hAnsi="方正书宋简体" w:cs="方正书宋简体"/>
          <w:sz w:val="20"/>
          <w:szCs w:val="20"/>
        </w:rPr>
        <w:t>及以上长度的</w:t>
      </w:r>
      <w:r>
        <w:rPr>
          <w:rFonts w:hint="eastAsia" w:ascii="方正书宋简体" w:hAnsi="方正书宋简体" w:cs="方正书宋简体"/>
          <w:sz w:val="20"/>
          <w:szCs w:val="20"/>
        </w:rPr>
        <w:t>各50个</w:t>
      </w:r>
      <w:r>
        <w:rPr>
          <w:rFonts w:ascii="方正书宋简体" w:hAnsi="方正书宋简体" w:cs="方正书宋简体"/>
          <w:sz w:val="20"/>
          <w:szCs w:val="20"/>
        </w:rPr>
        <w:t>样本开展消融实验。按照</w:t>
      </w:r>
      <w:r>
        <w:rPr>
          <w:rFonts w:hint="eastAsia" w:ascii="方正书宋简体" w:hAnsi="方正书宋简体" w:cs="方正书宋简体"/>
          <w:sz w:val="20"/>
          <w:szCs w:val="20"/>
        </w:rPr>
        <w:t>前面章节描述的</w:t>
      </w:r>
      <w:r>
        <w:rPr>
          <w:rFonts w:ascii="方正书宋简体" w:hAnsi="方正书宋简体" w:cs="方正书宋简体"/>
          <w:sz w:val="20"/>
          <w:szCs w:val="20"/>
        </w:rPr>
        <w:t>分组，</w:t>
      </w:r>
      <w:del w:id="495" w:author="华血" w:date="2026-06-28T16:15:02Z">
        <w:r>
          <w:rPr>
            <w:rFonts w:hint="default" w:ascii="方正书宋简体" w:hAnsi="方正书宋简体" w:cs="方正书宋简体"/>
            <w:sz w:val="20"/>
            <w:szCs w:val="20"/>
            <w:lang w:val="en-US"/>
          </w:rPr>
          <w:delText>我们</w:delText>
        </w:r>
      </w:del>
      <w:ins w:id="496" w:author="华血" w:date="2026-06-28T16:15:02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选择了</w:t>
      </w:r>
      <w:ins w:id="497" w:author="华血" w:date="2026-06-28T16:02:29Z"/>
      <w:ins w:id="498" w:author="华血" w:date="2026-06-28T16:02:29Z"/>
      <w:ins w:id="499" w:author="华血" w:date="2026-06-28T16:02:29Z"/>
      <w:ins w:id="500" w:author="华血" w:date="2026-06-28T16:02:29Z">
        <w:r>
          <w:rPr>
            <w:rFonts w:ascii="方正书宋简体" w:hAnsi="方正书宋简体" w:cs="方正书宋简体"/>
            <w:position w:val="-10"/>
            <w:sz w:val="20"/>
            <w:szCs w:val="20"/>
          </w:rPr>
          <w:object>
            <v:shape id="_x0000_i1124" o:spt="75" type="#_x0000_t75" style="height:16pt;width:73pt;" o:ole="t" filled="f" o:preferrelative="t" stroked="f" coordsize="21600,21600">
              <v:fill on="f" focussize="0,0"/>
              <v:stroke on="f"/>
              <v:imagedata r:id="rId201" o:title=""/>
              <o:lock v:ext="edit" aspectratio="t"/>
              <w10:wrap type="none"/>
              <w10:anchorlock/>
            </v:shape>
            <o:OLEObject Type="Embed" ProgID="Equation.DSMT4" ShapeID="_x0000_i1124" DrawAspect="Content" ObjectID="_1468075810" r:id="rId200">
              <o:LockedField>false</o:LockedField>
            </o:OLEObject>
          </w:object>
        </w:r>
      </w:ins>
      <w:ins w:id="502" w:author="华血" w:date="2026-06-28T16:02:29Z"/>
      <w:del w:id="503" w:author="华血" w:date="2026-06-28T16:02:51Z">
        <w:r>
          <w:rPr>
            <w:rFonts w:ascii="方正书宋简体" w:hAnsi="方正书宋简体" w:cs="方正书宋简体"/>
            <w:sz w:val="20"/>
            <w:szCs w:val="20"/>
          </w:rPr>
          <w:delText>long（15–30s）</w:delText>
        </w:r>
      </w:del>
      <w:r>
        <w:rPr>
          <w:rFonts w:ascii="方正书宋简体" w:hAnsi="方正书宋简体" w:cs="方正书宋简体"/>
          <w:sz w:val="20"/>
          <w:szCs w:val="20"/>
        </w:rPr>
        <w:t>、</w:t>
      </w:r>
      <w:ins w:id="504" w:author="华血" w:date="2026-06-28T16:03:03Z"/>
      <w:ins w:id="505" w:author="华血" w:date="2026-06-28T16:03:03Z"/>
      <w:ins w:id="506" w:author="华血" w:date="2026-06-28T16:03:03Z"/>
      <w:ins w:id="507" w:author="华血" w:date="2026-06-28T16:03:03Z">
        <w:r>
          <w:rPr>
            <w:rFonts w:ascii="方正书宋简体" w:hAnsi="方正书宋简体" w:cs="方正书宋简体"/>
            <w:position w:val="-10"/>
            <w:sz w:val="20"/>
            <w:szCs w:val="20"/>
          </w:rPr>
          <w:object>
            <v:shape id="_x0000_i1125" o:spt="75" type="#_x0000_t75" style="height:16pt;width:105pt;" o:ole="t" filled="f" o:preferrelative="t" stroked="f" coordsize="21600,21600">
              <v:fill on="f" focussize="0,0"/>
              <v:stroke on="f"/>
              <v:imagedata r:id="rId203" o:title=""/>
              <o:lock v:ext="edit" aspectratio="t"/>
              <w10:wrap type="none"/>
              <w10:anchorlock/>
            </v:shape>
            <o:OLEObject Type="Embed" ProgID="Equation.DSMT4" ShapeID="_x0000_i1125" DrawAspect="Content" ObjectID="_1468075811" r:id="rId202">
              <o:LockedField>false</o:LockedField>
            </o:OLEObject>
          </w:object>
        </w:r>
      </w:ins>
      <w:ins w:id="509" w:author="华血" w:date="2026-06-28T16:03:03Z"/>
      <w:del w:id="510" w:author="华血" w:date="2026-06-28T16:03:32Z">
        <w:r>
          <w:rPr>
            <w:rFonts w:ascii="方正书宋简体" w:hAnsi="方正书宋简体" w:cs="方正书宋简体"/>
            <w:sz w:val="20"/>
            <w:szCs w:val="20"/>
          </w:rPr>
          <w:delText>very_long（30–60s）</w:delText>
        </w:r>
      </w:del>
      <w:r>
        <w:rPr>
          <w:rFonts w:ascii="方正书宋简体" w:hAnsi="方正书宋简体" w:cs="方正书宋简体"/>
          <w:sz w:val="20"/>
          <w:szCs w:val="20"/>
        </w:rPr>
        <w:t>与</w:t>
      </w:r>
      <w:ins w:id="511" w:author="华血" w:date="2026-06-28T16:03:40Z"/>
      <w:ins w:id="512" w:author="华血" w:date="2026-06-28T16:03:40Z"/>
      <w:ins w:id="513" w:author="华血" w:date="2026-06-28T16:03:40Z"/>
      <w:ins w:id="514" w:author="华血" w:date="2026-06-28T16:03:40Z">
        <w:r>
          <w:rPr>
            <w:rFonts w:ascii="方正书宋简体" w:hAnsi="方正书宋简体" w:cs="方正书宋简体"/>
            <w:position w:val="-10"/>
            <w:sz w:val="20"/>
            <w:szCs w:val="20"/>
          </w:rPr>
          <w:object>
            <v:shape id="_x0000_i1126" o:spt="75" type="#_x0000_t75" style="height:16pt;width:96pt;" o:ole="t" filled="f" o:preferrelative="t" stroked="f" coordsize="21600,21600">
              <v:fill on="f" focussize="0,0"/>
              <v:stroke on="f"/>
              <v:imagedata r:id="rId205" o:title=""/>
              <o:lock v:ext="edit" aspectratio="t"/>
              <w10:wrap type="none"/>
              <w10:anchorlock/>
            </v:shape>
            <o:OLEObject Type="Embed" ProgID="Equation.DSMT4" ShapeID="_x0000_i1126" DrawAspect="Content" ObjectID="_1468075812" r:id="rId204">
              <o:LockedField>false</o:LockedField>
            </o:OLEObject>
          </w:object>
        </w:r>
      </w:ins>
      <w:ins w:id="516" w:author="华血" w:date="2026-06-28T16:03:40Z"/>
      <w:del w:id="517" w:author="华血" w:date="2026-06-28T16:04:06Z">
        <w:r>
          <w:rPr>
            <w:rFonts w:ascii="方正书宋简体" w:hAnsi="方正书宋简体" w:cs="方正书宋简体"/>
            <w:sz w:val="20"/>
            <w:szCs w:val="20"/>
          </w:rPr>
          <w:delText xml:space="preserve"> extra_long（≥60s</w:delText>
        </w:r>
      </w:del>
      <w:del w:id="518" w:author="华血" w:date="2026-06-28T16:04:06Z">
        <w:r>
          <w:rPr>
            <w:rFonts w:hint="eastAsia" w:ascii="方正书宋简体" w:hAnsi="方正书宋简体" w:cs="方正书宋简体"/>
            <w:sz w:val="20"/>
            <w:szCs w:val="20"/>
          </w:rPr>
          <w:delText>）</w:delText>
        </w:r>
      </w:del>
      <w:r>
        <w:rPr>
          <w:rFonts w:ascii="方正书宋简体" w:hAnsi="方正书宋简体" w:cs="方正书宋简体"/>
          <w:sz w:val="20"/>
          <w:szCs w:val="20"/>
        </w:rPr>
        <w:t xml:space="preserve">三个分组，因为在该长度区间能比较好地体现流式改造的收益。对比配置设置分为三类：Baseline（System A，ASR 与 LLM 均为非流式串行执行）、Streaming ASR Only（仅 ASR 流式化，LLM在等待全部文本到齐后再启动推理）以及Full Streaming（在 Streaming ASR Only 使用流式ASR和流式LLM，也就是上文中的 System B）。  </w:t>
      </w:r>
    </w:p>
    <w:p w14:paraId="5A34AEA8">
      <w:pPr>
        <w:ind w:firstLine="410"/>
        <w:rPr>
          <w:rFonts w:ascii="方正书宋简体" w:hAnsi="方正书宋简体" w:cs="方正书宋简体"/>
          <w:sz w:val="20"/>
          <w:szCs w:val="20"/>
        </w:rPr>
      </w:pPr>
      <w:r>
        <w:rPr>
          <w:rFonts w:ascii="方正书宋简体" w:hAnsi="方正书宋简体" w:cs="方正书宋简体"/>
          <w:sz w:val="20"/>
          <w:szCs w:val="20"/>
        </w:rPr>
        <w:t xml:space="preserve">本实验的核心指标主要就是TTFT，另外还在日志里记录语音生成结束端点后的 ASR 尾部处理耗时以及 LLM </w:t>
      </w:r>
      <w:ins w:id="519" w:author="华血" w:date="2026-06-28T16:04:39Z">
        <w:r>
          <w:rPr>
            <w:rFonts w:hint="eastAsia" w:ascii="方正书宋简体" w:hAnsi="方正书宋简体" w:cs="方正书宋简体"/>
            <w:sz w:val="20"/>
            <w:szCs w:val="20"/>
            <w:lang w:val="en-US" w:eastAsia="zh-CN"/>
          </w:rPr>
          <w:t>的</w:t>
        </w:r>
      </w:ins>
      <w:r>
        <w:rPr>
          <w:rFonts w:ascii="方正书宋简体" w:hAnsi="方正书宋简体" w:cs="方正书宋简体"/>
          <w:sz w:val="20"/>
          <w:szCs w:val="20"/>
        </w:rPr>
        <w:t>Prefill耗时，用来判断处理瓶颈。为了凸显架构差异给用户感知延迟带来的影响，</w:t>
      </w:r>
      <w:del w:id="520" w:author="华血" w:date="2026-06-28T16:15:15Z">
        <w:r>
          <w:rPr>
            <w:rFonts w:hint="default" w:ascii="方正书宋简体" w:hAnsi="方正书宋简体" w:cs="方正书宋简体"/>
            <w:sz w:val="20"/>
            <w:szCs w:val="20"/>
            <w:lang w:val="en-US"/>
          </w:rPr>
          <w:delText>我们</w:delText>
        </w:r>
      </w:del>
      <w:ins w:id="521" w:author="华血" w:date="2026-06-28T16:15:16Z">
        <w:r>
          <w:rPr>
            <w:rFonts w:hint="eastAsia" w:ascii="方正书宋简体" w:hAnsi="方正书宋简体" w:cs="方正书宋简体"/>
            <w:sz w:val="20"/>
            <w:szCs w:val="20"/>
            <w:lang w:val="en-US" w:eastAsia="zh-CN"/>
          </w:rPr>
          <w:t>本文</w:t>
        </w:r>
      </w:ins>
      <w:r>
        <w:rPr>
          <w:rFonts w:hint="eastAsia" w:ascii="方正书宋简体" w:hAnsi="方正书宋简体" w:cs="方正书宋简体"/>
          <w:sz w:val="20"/>
          <w:szCs w:val="20"/>
        </w:rPr>
        <w:t>在实验结果中统计</w:t>
      </w:r>
      <w:r>
        <w:rPr>
          <w:rFonts w:ascii="方正书宋简体" w:hAnsi="方正书宋简体" w:cs="方正书宋简体"/>
          <w:sz w:val="20"/>
          <w:szCs w:val="20"/>
        </w:rPr>
        <w:t>了三种配置的 TTFT 均值，以及由此计算出的 ASR 增益与 KV Cache 的增益(正值表示缩短 TTFT，负值表示增加耗时)，从而保证结论可被归因于目标机制本身。</w:t>
      </w:r>
    </w:p>
    <w:p w14:paraId="321D4617">
      <w:pPr>
        <w:ind w:firstLine="0"/>
        <w:rPr>
          <w:rFonts w:ascii="黑体" w:eastAsia="黑体"/>
          <w:b/>
          <w:sz w:val="21"/>
          <w:szCs w:val="21"/>
        </w:rPr>
      </w:pPr>
      <w:r>
        <w:rPr>
          <w:rFonts w:hint="eastAsia" w:ascii="黑体" w:eastAsia="黑体"/>
          <w:b/>
          <w:sz w:val="21"/>
          <w:szCs w:val="21"/>
        </w:rPr>
        <w:t>4.3.2 贡献度量化分析</w:t>
      </w:r>
    </w:p>
    <w:p w14:paraId="2816A43E">
      <w:pPr>
        <w:ind w:firstLine="408"/>
        <w:rPr>
          <w:rFonts w:ascii="黑体" w:eastAsia="黑体"/>
          <w:b/>
          <w:sz w:val="21"/>
          <w:szCs w:val="21"/>
        </w:rPr>
      </w:pPr>
      <w:r>
        <w:rPr>
          <w:rFonts w:hint="eastAsia" w:ascii="方正书宋简体" w:hAnsi="方正书宋简体" w:cs="方正书宋简体"/>
          <w:sz w:val="20"/>
          <w:szCs w:val="20"/>
        </w:rPr>
        <w:t>实验结果如表4所示，在实验平台硬件及所用模型条件下，ASR流式化是缩短TTFT的主因。Baseline与Streaming ASR Only相比，在</w:t>
      </w:r>
      <w:ins w:id="522" w:author="华血" w:date="2026-06-28T16:05:00Z">
        <w:r>
          <w:rPr>
            <w:rFonts w:hint="eastAsia" w:ascii="方正书宋简体" w:hAnsi="方正书宋简体" w:cs="方正书宋简体"/>
            <w:position w:val="-10"/>
            <w:sz w:val="20"/>
            <w:szCs w:val="20"/>
          </w:rPr>
          <w:object>
            <v:shape id="_x0000_i1127" o:spt="75" type="#_x0000_t75" style="height:16pt;width:26pt;" o:ole="t" filled="f" o:preferrelative="t" stroked="f" coordsize="21600,21600">
              <v:path/>
              <v:fill on="f" focussize="0,0"/>
              <v:stroke on="f"/>
              <v:imagedata r:id="rId170" o:title=""/>
              <o:lock v:ext="edit" aspectratio="t"/>
              <w10:wrap type="none"/>
              <w10:anchorlock/>
            </v:shape>
            <o:OLEObject Type="Embed" ProgID="Equation.DSMT4" ShapeID="_x0000_i1127" DrawAspect="Content" ObjectID="_1468075813" r:id="rId206">
              <o:LockedField>false</o:LockedField>
            </o:OLEObject>
          </w:object>
        </w:r>
      </w:ins>
      <w:del w:id="524" w:author="华血" w:date="2026-06-28T16:05:03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w:t>
      </w:r>
      <w:ins w:id="525" w:author="华血" w:date="2026-06-28T16:05:11Z"/>
      <w:ins w:id="526" w:author="华血" w:date="2026-06-28T16:05:11Z"/>
      <w:ins w:id="527" w:author="华血" w:date="2026-06-28T16:05:11Z"/>
      <w:ins w:id="528" w:author="华血" w:date="2026-06-28T16:05:11Z">
        <w:r>
          <w:rPr>
            <w:rFonts w:hint="eastAsia" w:ascii="方正书宋简体" w:hAnsi="方正书宋简体" w:cs="方正书宋简体"/>
            <w:position w:val="-10"/>
            <w:sz w:val="20"/>
            <w:szCs w:val="20"/>
          </w:rPr>
          <w:object>
            <v:shape id="_x0000_i1128" o:spt="75" type="#_x0000_t75" style="height:16pt;width:57pt;" o:ole="t" filled="f" o:preferrelative="t" stroked="f" coordsize="21600,21600">
              <v:path/>
              <v:fill on="f" focussize="0,0"/>
              <v:stroke on="f"/>
              <v:imagedata r:id="rId182" o:title=""/>
              <o:lock v:ext="edit" aspectratio="t"/>
              <w10:wrap type="none"/>
              <w10:anchorlock/>
            </v:shape>
            <o:OLEObject Type="Embed" ProgID="Equation.DSMT4" ShapeID="_x0000_i1128" DrawAspect="Content" ObjectID="_1468075814" r:id="rId207">
              <o:LockedField>false</o:LockedField>
            </o:OLEObject>
          </w:object>
        </w:r>
      </w:ins>
      <w:ins w:id="530" w:author="华血" w:date="2026-06-28T16:05:11Z"/>
      <w:del w:id="531" w:author="华血" w:date="2026-06-28T16:05:11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532" w:author="华血" w:date="2026-06-28T16:05:20Z"/>
      <w:ins w:id="533" w:author="华血" w:date="2026-06-28T16:05:20Z"/>
      <w:ins w:id="534" w:author="华血" w:date="2026-06-28T16:05:20Z"/>
      <w:ins w:id="535" w:author="华血" w:date="2026-06-28T16:05:20Z">
        <w:r>
          <w:rPr>
            <w:rFonts w:hint="eastAsia" w:ascii="方正书宋简体" w:hAnsi="方正书宋简体" w:cs="方正书宋简体"/>
            <w:position w:val="-10"/>
            <w:sz w:val="20"/>
            <w:szCs w:val="20"/>
          </w:rPr>
          <w:object>
            <v:shape id="_x0000_i1129" o:spt="75" type="#_x0000_t75" style="height:16pt;width:60.95pt;" o:ole="t" filled="f" o:preferrelative="t" stroked="f" coordsize="21600,21600">
              <v:path/>
              <v:fill on="f" focussize="0,0"/>
              <v:stroke on="f"/>
              <v:imagedata r:id="rId184" o:title=""/>
              <o:lock v:ext="edit" aspectratio="t"/>
              <w10:wrap type="none"/>
              <w10:anchorlock/>
            </v:shape>
            <o:OLEObject Type="Embed" ProgID="Equation.DSMT4" ShapeID="_x0000_i1129" DrawAspect="Content" ObjectID="_1468075815" r:id="rId208">
              <o:LockedField>false</o:LockedField>
            </o:OLEObject>
          </w:object>
        </w:r>
      </w:ins>
      <w:ins w:id="537" w:author="华血" w:date="2026-06-28T16:05:20Z"/>
      <w:del w:id="538" w:author="华血" w:date="2026-06-28T16:05:20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三组长度下分别减少了634.70ms、2129.56ms与5289.63ms，对应降幅为37.4%、64.5%与81.1%。这表明在传统串行链路中，语音结束端点后的主要耗时来自于ASR对整个音频的处理。而流式ASR把大部分计算提前到与语音生成的时间重叠，因此显著压缩了端点后的计算量。增量Prefill在LLM方面表现出显著的长度的依赖特性。在</w:t>
      </w:r>
      <w:ins w:id="539" w:author="华血" w:date="2026-06-28T16:05:31Z">
        <w:r>
          <w:rPr>
            <w:rFonts w:hint="eastAsia" w:ascii="方正书宋简体" w:hAnsi="方正书宋简体" w:cs="方正书宋简体"/>
            <w:position w:val="-10"/>
            <w:sz w:val="20"/>
            <w:szCs w:val="20"/>
          </w:rPr>
          <w:object>
            <v:shape id="_x0000_i1130" o:spt="75" type="#_x0000_t75" style="height:16pt;width:26pt;" o:ole="t" filled="f" o:preferrelative="t" stroked="f" coordsize="21600,21600">
              <v:path/>
              <v:fill on="f" focussize="0,0"/>
              <v:stroke on="f"/>
              <v:imagedata r:id="rId170" o:title=""/>
              <o:lock v:ext="edit" aspectratio="t"/>
              <w10:wrap type="none"/>
              <w10:anchorlock/>
            </v:shape>
            <o:OLEObject Type="Embed" ProgID="Equation.DSMT4" ShapeID="_x0000_i1130" DrawAspect="Content" ObjectID="_1468075816" r:id="rId209">
              <o:LockedField>false</o:LockedField>
            </o:OLEObject>
          </w:object>
        </w:r>
      </w:ins>
      <w:del w:id="541" w:author="华血" w:date="2026-06-28T16:05:31Z">
        <w:r>
          <w:rPr>
            <w:rFonts w:hint="eastAsia" w:ascii="方正书宋简体" w:hAnsi="方正书宋简体" w:cs="方正书宋简体"/>
            <w:sz w:val="20"/>
            <w:szCs w:val="20"/>
          </w:rPr>
          <w:delText>long</w:delText>
        </w:r>
      </w:del>
      <w:r>
        <w:rPr>
          <w:rFonts w:hint="eastAsia" w:ascii="方正书宋简体" w:hAnsi="方正书宋简体" w:cs="方正书宋简体"/>
          <w:sz w:val="20"/>
          <w:szCs w:val="20"/>
        </w:rPr>
        <w:t>组，Full Streaming相比Streaming ASR Only的TTFT反而增加了19.99ms(KV增益为-19.99ms)，这说明当上下文还没足够长的时候，增量调用、缓存管理以及同步这些额外开销或许会超出其节省的一次性Prefill计算。而在</w:t>
      </w:r>
      <w:ins w:id="542" w:author="华血" w:date="2026-06-28T16:05:41Z"/>
      <w:ins w:id="543" w:author="华血" w:date="2026-06-28T16:05:41Z"/>
      <w:ins w:id="544" w:author="华血" w:date="2026-06-28T16:05:41Z"/>
      <w:ins w:id="545" w:author="华血" w:date="2026-06-28T16:05:41Z">
        <w:r>
          <w:rPr>
            <w:rFonts w:hint="eastAsia" w:ascii="方正书宋简体" w:hAnsi="方正书宋简体" w:cs="方正书宋简体"/>
            <w:position w:val="-10"/>
            <w:sz w:val="20"/>
            <w:szCs w:val="20"/>
          </w:rPr>
          <w:object>
            <v:shape id="_x0000_i1131" o:spt="75" type="#_x0000_t75" style="height:16pt;width:57pt;" o:ole="t" filled="f" o:preferrelative="t" stroked="f" coordsize="21600,21600">
              <v:path/>
              <v:fill on="f" focussize="0,0"/>
              <v:stroke on="f"/>
              <v:imagedata r:id="rId182" o:title=""/>
              <o:lock v:ext="edit" aspectratio="t"/>
              <w10:wrap type="none"/>
              <w10:anchorlock/>
            </v:shape>
            <o:OLEObject Type="Embed" ProgID="Equation.DSMT4" ShapeID="_x0000_i1131" DrawAspect="Content" ObjectID="_1468075817" r:id="rId210">
              <o:LockedField>false</o:LockedField>
            </o:OLEObject>
          </w:object>
        </w:r>
      </w:ins>
      <w:ins w:id="547" w:author="华血" w:date="2026-06-28T16:05:41Z"/>
      <w:del w:id="548" w:author="华血" w:date="2026-06-28T16:05:41Z">
        <w:r>
          <w:rPr>
            <w:rFonts w:hint="eastAsia" w:ascii="方正书宋简体" w:hAnsi="方正书宋简体" w:cs="方正书宋简体"/>
            <w:sz w:val="20"/>
            <w:szCs w:val="20"/>
          </w:rPr>
          <w:delText>very_long</w:delText>
        </w:r>
      </w:del>
      <w:r>
        <w:rPr>
          <w:rFonts w:hint="eastAsia" w:ascii="方正书宋简体" w:hAnsi="方正书宋简体" w:cs="方正书宋简体"/>
          <w:sz w:val="20"/>
          <w:szCs w:val="20"/>
        </w:rPr>
        <w:t>与</w:t>
      </w:r>
      <w:ins w:id="549" w:author="华血" w:date="2026-06-28T16:05:45Z"/>
      <w:ins w:id="550" w:author="华血" w:date="2026-06-28T16:05:45Z"/>
      <w:ins w:id="551" w:author="华血" w:date="2026-06-28T16:05:45Z"/>
      <w:ins w:id="552" w:author="华血" w:date="2026-06-28T16:05:45Z">
        <w:r>
          <w:rPr>
            <w:rFonts w:hint="eastAsia" w:ascii="方正书宋简体" w:hAnsi="方正书宋简体" w:cs="方正书宋简体"/>
            <w:position w:val="-10"/>
            <w:sz w:val="20"/>
            <w:szCs w:val="20"/>
          </w:rPr>
          <w:object>
            <v:shape id="_x0000_i1132" o:spt="75" type="#_x0000_t75" style="height:16pt;width:60.95pt;" o:ole="t" filled="f" o:preferrelative="t" stroked="f" coordsize="21600,21600">
              <v:path/>
              <v:fill on="f" focussize="0,0"/>
              <v:stroke on="f"/>
              <v:imagedata r:id="rId184" o:title=""/>
              <o:lock v:ext="edit" aspectratio="t"/>
              <w10:wrap type="none"/>
              <w10:anchorlock/>
            </v:shape>
            <o:OLEObject Type="Embed" ProgID="Equation.DSMT4" ShapeID="_x0000_i1132" DrawAspect="Content" ObjectID="_1468075818" r:id="rId211">
              <o:LockedField>false</o:LockedField>
            </o:OLEObject>
          </w:object>
        </w:r>
      </w:ins>
      <w:ins w:id="554" w:author="华血" w:date="2026-06-28T16:05:45Z"/>
      <w:del w:id="555" w:author="华血" w:date="2026-06-28T16:05:45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组，KV增益分别为16.96ms与114.20ms，且在</w:t>
      </w:r>
      <w:ins w:id="556" w:author="华血" w:date="2026-06-28T16:05:50Z"/>
      <w:ins w:id="557" w:author="华血" w:date="2026-06-28T16:05:50Z"/>
      <w:ins w:id="558" w:author="华血" w:date="2026-06-28T16:05:50Z"/>
      <w:ins w:id="559" w:author="华血" w:date="2026-06-28T16:05:50Z">
        <w:r>
          <w:rPr>
            <w:rFonts w:hint="eastAsia" w:ascii="方正书宋简体" w:hAnsi="方正书宋简体" w:cs="方正书宋简体"/>
            <w:position w:val="-10"/>
            <w:sz w:val="20"/>
            <w:szCs w:val="20"/>
          </w:rPr>
          <w:object>
            <v:shape id="_x0000_i1133" o:spt="75" type="#_x0000_t75" style="height:16pt;width:60.95pt;" o:ole="t" filled="f" o:preferrelative="t" stroked="f" coordsize="21600,21600">
              <v:path/>
              <v:fill on="f" focussize="0,0"/>
              <v:stroke on="f"/>
              <v:imagedata r:id="rId184" o:title=""/>
              <o:lock v:ext="edit" aspectratio="t"/>
              <w10:wrap type="none"/>
              <w10:anchorlock/>
            </v:shape>
            <o:OLEObject Type="Embed" ProgID="Equation.DSMT4" ShapeID="_x0000_i1133" DrawAspect="Content" ObjectID="_1468075819" r:id="rId212">
              <o:LockedField>false</o:LockedField>
            </o:OLEObject>
          </w:object>
        </w:r>
      </w:ins>
      <w:ins w:id="561" w:author="华血" w:date="2026-06-28T16:05:50Z"/>
      <w:del w:id="562" w:author="华血" w:date="2026-06-28T16:05:50Z">
        <w:r>
          <w:rPr>
            <w:rFonts w:hint="eastAsia" w:ascii="方正书宋简体" w:hAnsi="方正书宋简体" w:cs="方正书宋简体"/>
            <w:sz w:val="20"/>
            <w:szCs w:val="20"/>
          </w:rPr>
          <w:delText>extra_long</w:delText>
        </w:r>
      </w:del>
      <w:r>
        <w:rPr>
          <w:rFonts w:hint="eastAsia" w:ascii="方正书宋简体" w:hAnsi="方正书宋简体" w:cs="方正书宋简体"/>
          <w:sz w:val="20"/>
          <w:szCs w:val="20"/>
        </w:rPr>
        <w:t>组，KV Cache相对整体的收益占比达到约9.3%（114.20/1228.77），这表明，随着输入文本与上下文长度增长，LLM Prefill的的收益愈加显著。</w:t>
      </w:r>
    </w:p>
    <w:p w14:paraId="07A7A7BB">
      <w:pPr>
        <w:ind w:firstLine="410"/>
        <w:rPr>
          <w:rFonts w:ascii="方正书宋简体" w:hAnsi="方正书宋简体" w:cs="方正书宋简体"/>
          <w:sz w:val="20"/>
          <w:szCs w:val="20"/>
        </w:rPr>
      </w:pPr>
      <w:r>
        <w:rPr>
          <w:rFonts w:ascii="方正书宋简体" w:hAnsi="方正书宋简体" w:cs="方正书宋简体"/>
          <w:sz w:val="20"/>
          <w:szCs w:val="20"/>
        </w:rPr>
        <w:t>综合两项优化机制，Full Streaming将TTFT均值控制在1.1s（</w:t>
      </w:r>
      <w:ins w:id="563" w:author="华血" w:date="2026-06-28T16:06:12Z">
        <w:r>
          <w:rPr>
            <w:rFonts w:hint="eastAsia" w:ascii="方正书宋简体" w:hAnsi="方正书宋简体" w:cs="方正书宋简体"/>
            <w:position w:val="-10"/>
            <w:sz w:val="20"/>
            <w:szCs w:val="20"/>
          </w:rPr>
          <w:object>
            <v:shape id="_x0000_i1136" o:spt="75" type="#_x0000_t75" style="height:16pt;width:26pt;" o:ole="t" filled="f" o:preferrelative="t" stroked="f" coordsize="21600,21600">
              <v:path/>
              <v:fill on="f" focussize="0,0"/>
              <v:stroke on="f"/>
              <v:imagedata r:id="rId170" o:title=""/>
              <o:lock v:ext="edit" aspectratio="t"/>
              <w10:wrap type="none"/>
              <w10:anchorlock/>
            </v:shape>
            <o:OLEObject Type="Embed" ProgID="Equation.DSMT4" ShapeID="_x0000_i1136" DrawAspect="Content" ObjectID="_1468075820" r:id="rId213">
              <o:LockedField>false</o:LockedField>
            </o:OLEObject>
          </w:object>
        </w:r>
      </w:ins>
      <w:del w:id="565" w:author="华血" w:date="2026-06-28T16:06:12Z">
        <w:r>
          <w:rPr>
            <w:rFonts w:ascii="方正书宋简体" w:hAnsi="方正书宋简体" w:cs="方正书宋简体"/>
            <w:sz w:val="20"/>
            <w:szCs w:val="20"/>
          </w:rPr>
          <w:delText>long</w:delText>
        </w:r>
      </w:del>
      <w:r>
        <w:rPr>
          <w:rFonts w:ascii="方正书宋简体" w:hAnsi="方正书宋简体" w:cs="方正书宋简体"/>
          <w:sz w:val="20"/>
          <w:szCs w:val="20"/>
        </w:rPr>
        <w:t xml:space="preserve"> 1084.17ms、</w:t>
      </w:r>
      <w:ins w:id="566" w:author="华血" w:date="2026-06-28T16:06:08Z"/>
      <w:ins w:id="567" w:author="华血" w:date="2026-06-28T16:06:08Z"/>
      <w:ins w:id="568" w:author="华血" w:date="2026-06-28T16:06:08Z"/>
      <w:ins w:id="569" w:author="华血" w:date="2026-06-28T16:06:08Z">
        <w:r>
          <w:rPr>
            <w:rFonts w:hint="eastAsia" w:ascii="方正书宋简体" w:hAnsi="方正书宋简体" w:cs="方正书宋简体"/>
            <w:position w:val="-10"/>
            <w:sz w:val="20"/>
            <w:szCs w:val="20"/>
          </w:rPr>
          <w:object>
            <v:shape id="_x0000_i1135" o:spt="75" type="#_x0000_t75" style="height:16pt;width:57pt;" o:ole="t" filled="f" o:preferrelative="t" stroked="f" coordsize="21600,21600">
              <v:path/>
              <v:fill on="f" focussize="0,0"/>
              <v:stroke on="f"/>
              <v:imagedata r:id="rId182" o:title=""/>
              <o:lock v:ext="edit" aspectratio="t"/>
              <w10:wrap type="none"/>
              <w10:anchorlock/>
            </v:shape>
            <o:OLEObject Type="Embed" ProgID="Equation.DSMT4" ShapeID="_x0000_i1135" DrawAspect="Content" ObjectID="_1468075821" r:id="rId214">
              <o:LockedField>false</o:LockedField>
            </o:OLEObject>
          </w:object>
        </w:r>
      </w:ins>
      <w:ins w:id="571" w:author="华血" w:date="2026-06-28T16:06:08Z"/>
      <w:del w:id="572" w:author="华血" w:date="2026-06-28T16:06:08Z">
        <w:r>
          <w:rPr>
            <w:rFonts w:ascii="方正书宋简体" w:hAnsi="方正书宋简体" w:cs="方正书宋简体"/>
            <w:sz w:val="20"/>
            <w:szCs w:val="20"/>
          </w:rPr>
          <w:delText>very_long</w:delText>
        </w:r>
      </w:del>
      <w:r>
        <w:rPr>
          <w:rFonts w:ascii="方正书宋简体" w:hAnsi="方正书宋简体" w:cs="方正书宋简体"/>
          <w:sz w:val="20"/>
          <w:szCs w:val="20"/>
        </w:rPr>
        <w:t xml:space="preserve"> 1154.06ms、</w:t>
      </w:r>
      <w:ins w:id="573" w:author="华血" w:date="2026-06-28T16:06:00Z"/>
      <w:ins w:id="574" w:author="华血" w:date="2026-06-28T16:06:00Z"/>
      <w:ins w:id="575" w:author="华血" w:date="2026-06-28T16:06:00Z"/>
      <w:ins w:id="576" w:author="华血" w:date="2026-06-28T16:06:00Z">
        <w:r>
          <w:rPr>
            <w:rFonts w:hint="eastAsia" w:ascii="方正书宋简体" w:hAnsi="方正书宋简体" w:cs="方正书宋简体"/>
            <w:position w:val="-10"/>
            <w:sz w:val="20"/>
            <w:szCs w:val="20"/>
          </w:rPr>
          <w:object>
            <v:shape id="_x0000_i1134" o:spt="75" type="#_x0000_t75" style="height:16pt;width:60.95pt;" o:ole="t" filled="f" o:preferrelative="t" stroked="f" coordsize="21600,21600">
              <v:path/>
              <v:fill on="f" focussize="0,0"/>
              <v:stroke on="f"/>
              <v:imagedata r:id="rId184" o:title=""/>
              <o:lock v:ext="edit" aspectratio="t"/>
              <w10:wrap type="none"/>
              <w10:anchorlock/>
            </v:shape>
            <o:OLEObject Type="Embed" ProgID="Equation.DSMT4" ShapeID="_x0000_i1134" DrawAspect="Content" ObjectID="_1468075822" r:id="rId215">
              <o:LockedField>false</o:LockedField>
            </o:OLEObject>
          </w:object>
        </w:r>
      </w:ins>
      <w:ins w:id="578" w:author="华血" w:date="2026-06-28T16:06:00Z"/>
      <w:del w:id="579" w:author="华血" w:date="2026-06-28T16:06:00Z">
        <w:r>
          <w:rPr>
            <w:rFonts w:ascii="方正书宋简体" w:hAnsi="方正书宋简体" w:cs="方正书宋简体"/>
            <w:sz w:val="20"/>
            <w:szCs w:val="20"/>
          </w:rPr>
          <w:delText>extra_long</w:delText>
        </w:r>
      </w:del>
      <w:r>
        <w:rPr>
          <w:rFonts w:ascii="方正书宋简体" w:hAnsi="方正书宋简体" w:cs="方正书宋简体"/>
          <w:sz w:val="20"/>
          <w:szCs w:val="20"/>
        </w:rPr>
        <w:t xml:space="preserve"> 1114.57ms）左右，相较于Baseline分别缩减了约36.2%、65.0%与82.9%。该结果与实验总体趋势</w:t>
      </w:r>
      <w:r>
        <w:rPr>
          <w:rFonts w:hint="eastAsia" w:ascii="方正书宋简体" w:hAnsi="方正书宋简体" w:cs="方正书宋简体"/>
          <w:sz w:val="20"/>
          <w:szCs w:val="20"/>
        </w:rPr>
        <w:t>一致</w:t>
      </w:r>
      <w:r>
        <w:rPr>
          <w:rFonts w:ascii="方正书宋简体" w:hAnsi="方正书宋简体" w:cs="方正书宋简体"/>
          <w:sz w:val="20"/>
          <w:szCs w:val="20"/>
        </w:rPr>
        <w:t>，流式并行能明显降低级联系统在输入时长增加时的等待时间，不过KV Cache预填充的边际收益还是受工程实现和硬件并发与算力的影响。消融实验表明，在实验平台的硬件条件下，运行Whisper模型已</w:t>
      </w:r>
      <w:r>
        <w:rPr>
          <w:rFonts w:hint="eastAsia" w:ascii="方正书宋简体" w:hAnsi="方正书宋简体" w:cs="方正书宋简体"/>
          <w:sz w:val="20"/>
          <w:szCs w:val="20"/>
        </w:rPr>
        <w:t>显吃力</w:t>
      </w:r>
      <w:r>
        <w:rPr>
          <w:rFonts w:ascii="方正书宋简体" w:hAnsi="方正书宋简体" w:cs="方正书宋简体"/>
          <w:sz w:val="20"/>
          <w:szCs w:val="20"/>
        </w:rPr>
        <w:t>。而Qwen2-7B-Instruct的体量在LLM领域算是小型模型，其推理计算量远小于高性能模型（参数量往往在数百到上千B），因此实验平台的算力应付起来可以说比较轻松。如果换为主流SOTA模型，相信流式在KV Cache Prefill的收益将会更加明显。另外值得注意的是，</w:t>
      </w:r>
      <w:r>
        <w:rPr>
          <w:rFonts w:hint="eastAsia" w:ascii="方正书宋简体" w:hAnsi="方正书宋简体" w:cs="方正书宋简体"/>
          <w:sz w:val="20"/>
          <w:szCs w:val="20"/>
        </w:rPr>
        <w:t>在三组递增的</w:t>
      </w:r>
      <w:r>
        <w:rPr>
          <w:rFonts w:ascii="方正书宋简体" w:hAnsi="方正书宋简体" w:cs="方正书宋简体"/>
          <w:sz w:val="20"/>
          <w:szCs w:val="20"/>
        </w:rPr>
        <w:t>音频</w:t>
      </w:r>
      <w:r>
        <w:rPr>
          <w:rFonts w:hint="eastAsia" w:ascii="方正书宋简体" w:hAnsi="方正书宋简体" w:cs="方正书宋简体"/>
          <w:sz w:val="20"/>
          <w:szCs w:val="20"/>
        </w:rPr>
        <w:t>实验结果显示，只使用流式ASR和一次性prefill时，耗时还是逐渐递增的；而在全流式（使用了KV Cache）的结果中，三组音频的处理时长并没有递增的关系。这表示在实验环境下，整个转录文本的平方阶复杂度已经超出了硬件并行计算能力的上限，需要花费更长的时间来计算注意力。而在使用KV Cache的情况下，尾部计算复杂度相对于整个文本接近线性阶，并未达到硬件的并行处理上限，因此即使长度增加了，但是处理时长并未增加，说明KV Cache prefill机制确实能让在长语音下让计算成本显著降低</w:t>
      </w:r>
      <w:r>
        <w:rPr>
          <w:rFonts w:ascii="方正书宋简体" w:hAnsi="方正书宋简体" w:cs="方正书宋简体"/>
          <w:sz w:val="20"/>
          <w:szCs w:val="20"/>
        </w:rPr>
        <w:t>。</w:t>
      </w:r>
    </w:p>
    <w:p w14:paraId="45DA762B">
      <w:pPr>
        <w:ind w:firstLine="0"/>
        <w:rPr>
          <w:rFonts w:ascii="方正书宋简体" w:hAnsi="方正书宋简体" w:cs="方正书宋简体"/>
          <w:sz w:val="20"/>
          <w:szCs w:val="20"/>
        </w:rPr>
      </w:pPr>
      <w:r>
        <w:rPr>
          <w:rFonts w:hint="eastAsia" w:ascii="黑体" w:hAnsi="黑体" w:eastAsia="黑体" w:cs="黑体"/>
          <w:b/>
          <w:bCs/>
          <w:sz w:val="24"/>
        </w:rPr>
        <w:t>4.4 实验三：准确率与质量边界</w:t>
      </w:r>
    </w:p>
    <w:p w14:paraId="68F4232A">
      <w:pPr>
        <w:ind w:firstLine="0"/>
        <w:rPr>
          <w:rFonts w:ascii="方正书宋简体" w:hAnsi="方正书宋简体" w:cs="方正书宋简体"/>
          <w:sz w:val="20"/>
          <w:szCs w:val="20"/>
        </w:rPr>
      </w:pPr>
      <w:r>
        <w:rPr>
          <w:sz w:val="20"/>
        </w:rPr>
        <mc:AlternateContent>
          <mc:Choice Requires="wps">
            <w:drawing>
              <wp:anchor distT="0" distB="0" distL="114300" distR="114300" simplePos="0" relativeHeight="251665408" behindDoc="0" locked="0" layoutInCell="1" allowOverlap="1">
                <wp:simplePos x="0" y="0"/>
                <wp:positionH relativeFrom="column">
                  <wp:posOffset>14605</wp:posOffset>
                </wp:positionH>
                <wp:positionV relativeFrom="page">
                  <wp:posOffset>8341360</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pPr>
                              <w:adjustRightInd w:val="0"/>
                              <w:spacing w:line="240" w:lineRule="auto"/>
                              <w:ind w:firstLine="0"/>
                              <w:jc w:val="center"/>
                              <w:rPr>
                                <w:b/>
                                <w:sz w:val="18"/>
                                <w:szCs w:val="18"/>
                              </w:rPr>
                            </w:pPr>
                            <w:r>
                              <w:rPr>
                                <w:rFonts w:hint="eastAsia"/>
                                <w:b/>
                                <w:sz w:val="18"/>
                                <w:szCs w:val="18"/>
                              </w:rPr>
                              <w:t>表5  不同上下文窗口配置下的准确率与耗时对比</w:t>
                            </w:r>
                          </w:p>
                          <w:p w14:paraId="48B906E9">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Style w:val="28"/>
                              <w:tblW w:w="9746"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1"/>
                              <w:gridCol w:w="1145"/>
                              <w:gridCol w:w="1506"/>
                              <w:gridCol w:w="1254"/>
                              <w:gridCol w:w="1364"/>
                              <w:gridCol w:w="1156"/>
                            </w:tblGrid>
                            <w:tr w14:paraId="205D565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3321" w:type="dxa"/>
                                  <w:tcBorders>
                                    <w:top w:val="single" w:color="000000" w:themeColor="text1" w:sz="12" w:space="0"/>
                                    <w:bottom w:val="single" w:color="000000" w:themeColor="text1" w:sz="6" w:space="0"/>
                                  </w:tcBorders>
                                </w:tcPr>
                                <w:p w14:paraId="7D4AF63A">
                                  <w:pPr>
                                    <w:adjustRightInd w:val="0"/>
                                    <w:ind w:firstLine="0"/>
                                    <w:jc w:val="center"/>
                                    <w:rPr>
                                      <w:sz w:val="15"/>
                                      <w:szCs w:val="15"/>
                                    </w:rPr>
                                  </w:pPr>
                                  <w:r>
                                    <w:rPr>
                                      <w:rFonts w:hint="eastAsia"/>
                                      <w:sz w:val="15"/>
                                      <w:szCs w:val="15"/>
                                    </w:rPr>
                                    <w:t>上下文配置</w:t>
                                  </w:r>
                                </w:p>
                              </w:tc>
                              <w:tc>
                                <w:tcPr>
                                  <w:tcW w:w="1145" w:type="dxa"/>
                                  <w:tcBorders>
                                    <w:top w:val="single" w:color="000000" w:themeColor="text1" w:sz="12" w:space="0"/>
                                    <w:bottom w:val="single" w:color="000000" w:themeColor="text1" w:sz="6" w:space="0"/>
                                  </w:tcBorders>
                                </w:tcPr>
                                <w:p w14:paraId="3FD50A41">
                                  <w:pPr>
                                    <w:adjustRightInd w:val="0"/>
                                    <w:ind w:firstLine="0"/>
                                    <w:jc w:val="center"/>
                                    <w:rPr>
                                      <w:sz w:val="15"/>
                                      <w:szCs w:val="15"/>
                                    </w:rPr>
                                  </w:pPr>
                                  <w:r>
                                    <w:rPr>
                                      <w:rFonts w:hint="eastAsia"/>
                                      <w:sz w:val="15"/>
                                      <w:szCs w:val="15"/>
                                    </w:rPr>
                                    <w:t>multiwoz</w:t>
                                  </w:r>
                                </w:p>
                                <w:p w14:paraId="6AF72AC4">
                                  <w:pPr>
                                    <w:adjustRightInd w:val="0"/>
                                    <w:ind w:firstLine="0"/>
                                    <w:jc w:val="center"/>
                                    <w:rPr>
                                      <w:sz w:val="15"/>
                                      <w:szCs w:val="15"/>
                                    </w:rPr>
                                  </w:pPr>
                                  <w:r>
                                    <w:rPr>
                                      <w:rFonts w:hint="eastAsia"/>
                                      <w:sz w:val="15"/>
                                      <w:szCs w:val="15"/>
                                    </w:rPr>
                                    <w:t>wer_mean</w:t>
                                  </w:r>
                                </w:p>
                              </w:tc>
                              <w:tc>
                                <w:tcPr>
                                  <w:tcW w:w="1506" w:type="dxa"/>
                                  <w:tcBorders>
                                    <w:top w:val="single" w:color="000000" w:themeColor="text1" w:sz="12" w:space="0"/>
                                    <w:bottom w:val="single" w:color="000000" w:themeColor="text1" w:sz="6" w:space="0"/>
                                  </w:tcBorders>
                                </w:tcPr>
                                <w:p w14:paraId="2730822A">
                                  <w:pPr>
                                    <w:adjustRightInd w:val="0"/>
                                    <w:ind w:firstLine="0"/>
                                    <w:jc w:val="center"/>
                                    <w:rPr>
                                      <w:sz w:val="15"/>
                                      <w:szCs w:val="15"/>
                                    </w:rPr>
                                  </w:pPr>
                                  <w:r>
                                    <w:rPr>
                                      <w:rFonts w:hint="eastAsia"/>
                                      <w:sz w:val="15"/>
                                      <w:szCs w:val="15"/>
                                    </w:rPr>
                                    <w:t>multiwoz</w:t>
                                  </w:r>
                                </w:p>
                                <w:p w14:paraId="0AFE3A89">
                                  <w:pPr>
                                    <w:adjustRightInd w:val="0"/>
                                    <w:ind w:firstLine="0"/>
                                    <w:jc w:val="center"/>
                                    <w:rPr>
                                      <w:sz w:val="15"/>
                                      <w:szCs w:val="15"/>
                                    </w:rPr>
                                  </w:pPr>
                                  <w:r>
                                    <w:rPr>
                                      <w:rFonts w:hint="eastAsia"/>
                                      <w:sz w:val="15"/>
                                      <w:szCs w:val="15"/>
                                    </w:rPr>
                                    <w:t>cer_mean</w:t>
                                  </w:r>
                                </w:p>
                              </w:tc>
                              <w:tc>
                                <w:tcPr>
                                  <w:tcW w:w="1254" w:type="dxa"/>
                                  <w:tcBorders>
                                    <w:top w:val="single" w:color="000000" w:themeColor="text1" w:sz="12" w:space="0"/>
                                    <w:bottom w:val="single" w:color="000000" w:themeColor="text1" w:sz="6" w:space="0"/>
                                  </w:tcBorders>
                                </w:tcPr>
                                <w:p w14:paraId="561852DD">
                                  <w:pPr>
                                    <w:adjustRightInd w:val="0"/>
                                    <w:ind w:firstLine="0"/>
                                    <w:jc w:val="center"/>
                                    <w:rPr>
                                      <w:sz w:val="15"/>
                                      <w:szCs w:val="15"/>
                                    </w:rPr>
                                  </w:pPr>
                                  <w:r>
                                    <w:rPr>
                                      <w:rFonts w:hint="eastAsia"/>
                                      <w:sz w:val="15"/>
                                      <w:szCs w:val="15"/>
                                    </w:rPr>
                                    <w:t>crosswoz</w:t>
                                  </w:r>
                                </w:p>
                                <w:p w14:paraId="7E2FD1DB">
                                  <w:pPr>
                                    <w:adjustRightInd w:val="0"/>
                                    <w:ind w:firstLine="0"/>
                                    <w:jc w:val="center"/>
                                    <w:rPr>
                                      <w:sz w:val="15"/>
                                      <w:szCs w:val="15"/>
                                    </w:rPr>
                                  </w:pPr>
                                  <w:r>
                                    <w:rPr>
                                      <w:rFonts w:hint="eastAsia"/>
                                      <w:sz w:val="15"/>
                                      <w:szCs w:val="15"/>
                                    </w:rPr>
                                    <w:t>wer_mean</w:t>
                                  </w:r>
                                </w:p>
                              </w:tc>
                              <w:tc>
                                <w:tcPr>
                                  <w:tcW w:w="1364" w:type="dxa"/>
                                  <w:tcBorders>
                                    <w:top w:val="single" w:color="000000" w:themeColor="text1" w:sz="12" w:space="0"/>
                                    <w:bottom w:val="single" w:color="000000" w:themeColor="text1" w:sz="6" w:space="0"/>
                                  </w:tcBorders>
                                </w:tcPr>
                                <w:p w14:paraId="0B92BC24">
                                  <w:pPr>
                                    <w:adjustRightInd w:val="0"/>
                                    <w:ind w:firstLine="0"/>
                                    <w:jc w:val="center"/>
                                    <w:rPr>
                                      <w:sz w:val="15"/>
                                      <w:szCs w:val="15"/>
                                    </w:rPr>
                                  </w:pPr>
                                  <w:r>
                                    <w:rPr>
                                      <w:rFonts w:hint="eastAsia"/>
                                      <w:sz w:val="15"/>
                                      <w:szCs w:val="15"/>
                                    </w:rPr>
                                    <w:t>crosswoz</w:t>
                                  </w:r>
                                </w:p>
                                <w:p w14:paraId="1748750A">
                                  <w:pPr>
                                    <w:adjustRightInd w:val="0"/>
                                    <w:ind w:firstLine="0"/>
                                    <w:jc w:val="center"/>
                                    <w:rPr>
                                      <w:sz w:val="15"/>
                                      <w:szCs w:val="15"/>
                                    </w:rPr>
                                  </w:pPr>
                                  <w:r>
                                    <w:rPr>
                                      <w:rFonts w:hint="eastAsia"/>
                                      <w:sz w:val="15"/>
                                      <w:szCs w:val="15"/>
                                    </w:rPr>
                                    <w:t>cer_mean</w:t>
                                  </w:r>
                                </w:p>
                              </w:tc>
                              <w:tc>
                                <w:tcPr>
                                  <w:tcW w:w="1156" w:type="dxa"/>
                                  <w:tcBorders>
                                    <w:top w:val="single" w:color="000000" w:themeColor="text1" w:sz="12" w:space="0"/>
                                    <w:bottom w:val="single" w:color="000000" w:themeColor="text1" w:sz="6" w:space="0"/>
                                  </w:tcBorders>
                                </w:tcPr>
                                <w:p w14:paraId="51BED0CE">
                                  <w:pPr>
                                    <w:adjustRightInd w:val="0"/>
                                    <w:ind w:firstLine="0"/>
                                    <w:jc w:val="center"/>
                                    <w:rPr>
                                      <w:sz w:val="15"/>
                                      <w:szCs w:val="15"/>
                                    </w:rPr>
                                  </w:pPr>
                                  <w:r>
                                    <w:rPr>
                                      <w:rFonts w:hint="eastAsia"/>
                                      <w:sz w:val="15"/>
                                      <w:szCs w:val="15"/>
                                    </w:rPr>
                                    <w:t>ASR耗时(ms)</w:t>
                                  </w:r>
                                </w:p>
                              </w:tc>
                            </w:tr>
                            <w:tr w14:paraId="33A9769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321" w:type="dxa"/>
                                </w:tcPr>
                                <w:p w14:paraId="37C50EFC">
                                  <w:pPr>
                                    <w:adjustRightInd w:val="0"/>
                                    <w:ind w:firstLine="0"/>
                                    <w:jc w:val="center"/>
                                    <w:rPr>
                                      <w:sz w:val="15"/>
                                      <w:szCs w:val="15"/>
                                    </w:rPr>
                                  </w:pPr>
                                  <w:r>
                                    <w:rPr>
                                      <w:rFonts w:hint="eastAsia"/>
                                      <w:sz w:val="15"/>
                                      <w:szCs w:val="15"/>
                                    </w:rPr>
                                    <w:t>前缀1段+后缀1段</w:t>
                                  </w:r>
                                </w:p>
                              </w:tc>
                              <w:tc>
                                <w:tcPr>
                                  <w:tcW w:w="1145" w:type="dxa"/>
                                </w:tcPr>
                                <w:p w14:paraId="1DDC9DCF">
                                  <w:pPr>
                                    <w:adjustRightInd w:val="0"/>
                                    <w:ind w:firstLine="0"/>
                                    <w:jc w:val="center"/>
                                    <w:rPr>
                                      <w:sz w:val="20"/>
                                      <w:szCs w:val="20"/>
                                    </w:rPr>
                                  </w:pPr>
                                  <w:r>
                                    <w:rPr>
                                      <w:rFonts w:hint="eastAsia"/>
                                      <w:sz w:val="15"/>
                                      <w:szCs w:val="15"/>
                                    </w:rPr>
                                    <w:t>0.0895</w:t>
                                  </w:r>
                                </w:p>
                              </w:tc>
                              <w:tc>
                                <w:tcPr>
                                  <w:tcW w:w="1506" w:type="dxa"/>
                                </w:tcPr>
                                <w:p w14:paraId="339ED3E2">
                                  <w:pPr>
                                    <w:adjustRightInd w:val="0"/>
                                    <w:ind w:firstLine="0"/>
                                    <w:jc w:val="center"/>
                                    <w:rPr>
                                      <w:sz w:val="20"/>
                                      <w:szCs w:val="20"/>
                                    </w:rPr>
                                  </w:pPr>
                                  <w:r>
                                    <w:rPr>
                                      <w:rFonts w:hint="eastAsia"/>
                                      <w:sz w:val="15"/>
                                      <w:szCs w:val="15"/>
                                    </w:rPr>
                                    <w:t>0.0196</w:t>
                                  </w:r>
                                </w:p>
                              </w:tc>
                              <w:tc>
                                <w:tcPr>
                                  <w:tcW w:w="1254" w:type="dxa"/>
                                </w:tcPr>
                                <w:p w14:paraId="6F335C17">
                                  <w:pPr>
                                    <w:adjustRightInd w:val="0"/>
                                    <w:ind w:firstLine="0"/>
                                    <w:jc w:val="center"/>
                                    <w:rPr>
                                      <w:sz w:val="15"/>
                                      <w:szCs w:val="15"/>
                                    </w:rPr>
                                  </w:pPr>
                                  <w:r>
                                    <w:rPr>
                                      <w:rFonts w:hint="eastAsia"/>
                                      <w:sz w:val="15"/>
                                      <w:szCs w:val="15"/>
                                    </w:rPr>
                                    <w:t>0.0083</w:t>
                                  </w:r>
                                </w:p>
                              </w:tc>
                              <w:tc>
                                <w:tcPr>
                                  <w:tcW w:w="1364" w:type="dxa"/>
                                </w:tcPr>
                                <w:p w14:paraId="2060DA24">
                                  <w:pPr>
                                    <w:adjustRightInd w:val="0"/>
                                    <w:ind w:firstLine="0"/>
                                    <w:jc w:val="center"/>
                                    <w:rPr>
                                      <w:sz w:val="15"/>
                                      <w:szCs w:val="15"/>
                                    </w:rPr>
                                  </w:pPr>
                                  <w:r>
                                    <w:rPr>
                                      <w:rFonts w:hint="eastAsia"/>
                                      <w:sz w:val="15"/>
                                      <w:szCs w:val="15"/>
                                    </w:rPr>
                                    <w:t>0.0203</w:t>
                                  </w:r>
                                </w:p>
                              </w:tc>
                              <w:tc>
                                <w:tcPr>
                                  <w:tcW w:w="1156" w:type="dxa"/>
                                </w:tcPr>
                                <w:p w14:paraId="3E9D4D40">
                                  <w:pPr>
                                    <w:adjustRightInd w:val="0"/>
                                    <w:ind w:firstLine="0"/>
                                    <w:jc w:val="center"/>
                                    <w:rPr>
                                      <w:sz w:val="15"/>
                                      <w:szCs w:val="15"/>
                                    </w:rPr>
                                  </w:pPr>
                                  <w:r>
                                    <w:rPr>
                                      <w:rFonts w:hint="eastAsia"/>
                                      <w:sz w:val="15"/>
                                      <w:szCs w:val="15"/>
                                    </w:rPr>
                                    <w:t>1327.48</w:t>
                                  </w:r>
                                </w:p>
                              </w:tc>
                            </w:tr>
                            <w:tr w14:paraId="4EBDC4E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321" w:type="dxa"/>
                                </w:tcPr>
                                <w:p w14:paraId="0737D06F">
                                  <w:pPr>
                                    <w:adjustRightInd w:val="0"/>
                                    <w:ind w:firstLine="0"/>
                                    <w:jc w:val="center"/>
                                    <w:rPr>
                                      <w:sz w:val="15"/>
                                      <w:szCs w:val="15"/>
                                    </w:rPr>
                                  </w:pPr>
                                  <w:r>
                                    <w:rPr>
                                      <w:rFonts w:hint="eastAsia"/>
                                      <w:sz w:val="15"/>
                                      <w:szCs w:val="15"/>
                                    </w:rPr>
                                    <w:t>前缀1段+无后缀（默认配置）</w:t>
                                  </w:r>
                                </w:p>
                              </w:tc>
                              <w:tc>
                                <w:tcPr>
                                  <w:tcW w:w="1145" w:type="dxa"/>
                                </w:tcPr>
                                <w:p w14:paraId="0343E7AD">
                                  <w:pPr>
                                    <w:adjustRightInd w:val="0"/>
                                    <w:ind w:firstLine="0"/>
                                    <w:jc w:val="center"/>
                                    <w:rPr>
                                      <w:sz w:val="15"/>
                                      <w:szCs w:val="15"/>
                                    </w:rPr>
                                  </w:pPr>
                                  <w:r>
                                    <w:rPr>
                                      <w:rFonts w:hint="eastAsia"/>
                                      <w:sz w:val="15"/>
                                      <w:szCs w:val="15"/>
                                    </w:rPr>
                                    <w:t>0.0813</w:t>
                                  </w:r>
                                </w:p>
                              </w:tc>
                              <w:tc>
                                <w:tcPr>
                                  <w:tcW w:w="1506" w:type="dxa"/>
                                </w:tcPr>
                                <w:p w14:paraId="5F1B97E9">
                                  <w:pPr>
                                    <w:adjustRightInd w:val="0"/>
                                    <w:ind w:firstLine="0"/>
                                    <w:jc w:val="center"/>
                                    <w:rPr>
                                      <w:sz w:val="15"/>
                                      <w:szCs w:val="15"/>
                                    </w:rPr>
                                  </w:pPr>
                                  <w:r>
                                    <w:rPr>
                                      <w:rFonts w:hint="eastAsia"/>
                                      <w:sz w:val="15"/>
                                      <w:szCs w:val="15"/>
                                    </w:rPr>
                                    <w:t>0.0221</w:t>
                                  </w:r>
                                </w:p>
                              </w:tc>
                              <w:tc>
                                <w:tcPr>
                                  <w:tcW w:w="1254" w:type="dxa"/>
                                </w:tcPr>
                                <w:p w14:paraId="409FAB1A">
                                  <w:pPr>
                                    <w:adjustRightInd w:val="0"/>
                                    <w:ind w:firstLine="0"/>
                                    <w:jc w:val="center"/>
                                    <w:rPr>
                                      <w:sz w:val="15"/>
                                      <w:szCs w:val="15"/>
                                    </w:rPr>
                                  </w:pPr>
                                  <w:r>
                                    <w:rPr>
                                      <w:rFonts w:hint="eastAsia"/>
                                      <w:sz w:val="15"/>
                                      <w:szCs w:val="15"/>
                                    </w:rPr>
                                    <w:t>0.0118</w:t>
                                  </w:r>
                                </w:p>
                              </w:tc>
                              <w:tc>
                                <w:tcPr>
                                  <w:tcW w:w="1364" w:type="dxa"/>
                                </w:tcPr>
                                <w:p w14:paraId="4873CCAD">
                                  <w:pPr>
                                    <w:adjustRightInd w:val="0"/>
                                    <w:ind w:firstLine="0"/>
                                    <w:jc w:val="center"/>
                                    <w:rPr>
                                      <w:sz w:val="15"/>
                                      <w:szCs w:val="15"/>
                                    </w:rPr>
                                  </w:pPr>
                                  <w:r>
                                    <w:rPr>
                                      <w:rFonts w:hint="eastAsia"/>
                                      <w:sz w:val="15"/>
                                      <w:szCs w:val="15"/>
                                    </w:rPr>
                                    <w:t>0.0292</w:t>
                                  </w:r>
                                </w:p>
                              </w:tc>
                              <w:tc>
                                <w:tcPr>
                                  <w:tcW w:w="1156" w:type="dxa"/>
                                </w:tcPr>
                                <w:p w14:paraId="1D7FE696">
                                  <w:pPr>
                                    <w:adjustRightInd w:val="0"/>
                                    <w:ind w:firstLine="0"/>
                                    <w:jc w:val="center"/>
                                    <w:rPr>
                                      <w:sz w:val="15"/>
                                      <w:szCs w:val="15"/>
                                    </w:rPr>
                                  </w:pPr>
                                  <w:r>
                                    <w:rPr>
                                      <w:rFonts w:hint="eastAsia"/>
                                      <w:sz w:val="15"/>
                                      <w:szCs w:val="15"/>
                                    </w:rPr>
                                    <w:t>1224.96</w:t>
                                  </w:r>
                                </w:p>
                              </w:tc>
                            </w:tr>
                            <w:tr w14:paraId="74CB829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3321" w:type="dxa"/>
                                  <w:tcBorders>
                                    <w:bottom w:val="single" w:color="000000" w:themeColor="text1" w:sz="12" w:space="0"/>
                                  </w:tcBorders>
                                </w:tcPr>
                                <w:p w14:paraId="6136FB60">
                                  <w:pPr>
                                    <w:adjustRightInd w:val="0"/>
                                    <w:ind w:firstLine="0"/>
                                    <w:jc w:val="center"/>
                                    <w:rPr>
                                      <w:sz w:val="15"/>
                                      <w:szCs w:val="15"/>
                                    </w:rPr>
                                  </w:pPr>
                                  <w:r>
                                    <w:rPr>
                                      <w:rFonts w:hint="eastAsia"/>
                                      <w:sz w:val="15"/>
                                      <w:szCs w:val="15"/>
                                    </w:rPr>
                                    <w:t>前缀0段+后缀0段</w:t>
                                  </w:r>
                                </w:p>
                              </w:tc>
                              <w:tc>
                                <w:tcPr>
                                  <w:tcW w:w="1145" w:type="dxa"/>
                                  <w:tcBorders>
                                    <w:bottom w:val="single" w:color="000000" w:themeColor="text1" w:sz="12" w:space="0"/>
                                  </w:tcBorders>
                                </w:tcPr>
                                <w:p w14:paraId="15567396">
                                  <w:pPr>
                                    <w:adjustRightInd w:val="0"/>
                                    <w:ind w:firstLine="0"/>
                                    <w:jc w:val="center"/>
                                    <w:rPr>
                                      <w:sz w:val="15"/>
                                      <w:szCs w:val="15"/>
                                    </w:rPr>
                                  </w:pPr>
                                  <w:r>
                                    <w:rPr>
                                      <w:rFonts w:hint="eastAsia"/>
                                      <w:sz w:val="15"/>
                                      <w:szCs w:val="15"/>
                                    </w:rPr>
                                    <w:t>0.0619</w:t>
                                  </w:r>
                                </w:p>
                              </w:tc>
                              <w:tc>
                                <w:tcPr>
                                  <w:tcW w:w="1506" w:type="dxa"/>
                                  <w:tcBorders>
                                    <w:bottom w:val="single" w:color="000000" w:themeColor="text1" w:sz="12" w:space="0"/>
                                  </w:tcBorders>
                                </w:tcPr>
                                <w:p w14:paraId="309CEF93">
                                  <w:pPr>
                                    <w:adjustRightInd w:val="0"/>
                                    <w:ind w:firstLine="0"/>
                                    <w:jc w:val="center"/>
                                    <w:rPr>
                                      <w:sz w:val="15"/>
                                      <w:szCs w:val="15"/>
                                    </w:rPr>
                                  </w:pPr>
                                  <w:r>
                                    <w:rPr>
                                      <w:rFonts w:hint="eastAsia"/>
                                      <w:sz w:val="15"/>
                                      <w:szCs w:val="15"/>
                                    </w:rPr>
                                    <w:t>0.0226</w:t>
                                  </w:r>
                                </w:p>
                              </w:tc>
                              <w:tc>
                                <w:tcPr>
                                  <w:tcW w:w="1254" w:type="dxa"/>
                                  <w:tcBorders>
                                    <w:bottom w:val="single" w:color="000000" w:themeColor="text1" w:sz="12" w:space="0"/>
                                  </w:tcBorders>
                                </w:tcPr>
                                <w:p w14:paraId="0F9FA915">
                                  <w:pPr>
                                    <w:adjustRightInd w:val="0"/>
                                    <w:ind w:firstLine="0"/>
                                    <w:jc w:val="center"/>
                                    <w:rPr>
                                      <w:sz w:val="15"/>
                                      <w:szCs w:val="15"/>
                                    </w:rPr>
                                  </w:pPr>
                                  <w:r>
                                    <w:rPr>
                                      <w:rFonts w:hint="eastAsia"/>
                                      <w:sz w:val="15"/>
                                      <w:szCs w:val="15"/>
                                    </w:rPr>
                                    <w:t>0.0210</w:t>
                                  </w:r>
                                </w:p>
                              </w:tc>
                              <w:tc>
                                <w:tcPr>
                                  <w:tcW w:w="1364" w:type="dxa"/>
                                  <w:tcBorders>
                                    <w:bottom w:val="single" w:color="000000" w:themeColor="text1" w:sz="12" w:space="0"/>
                                  </w:tcBorders>
                                </w:tcPr>
                                <w:p w14:paraId="7B263376">
                                  <w:pPr>
                                    <w:adjustRightInd w:val="0"/>
                                    <w:ind w:firstLine="0"/>
                                    <w:jc w:val="center"/>
                                    <w:rPr>
                                      <w:sz w:val="15"/>
                                      <w:szCs w:val="15"/>
                                    </w:rPr>
                                  </w:pPr>
                                  <w:r>
                                    <w:rPr>
                                      <w:rFonts w:hint="eastAsia"/>
                                      <w:sz w:val="15"/>
                                      <w:szCs w:val="15"/>
                                    </w:rPr>
                                    <w:t>0.0500</w:t>
                                  </w:r>
                                </w:p>
                              </w:tc>
                              <w:tc>
                                <w:tcPr>
                                  <w:tcW w:w="1156" w:type="dxa"/>
                                  <w:tcBorders>
                                    <w:bottom w:val="single" w:color="000000" w:themeColor="text1" w:sz="12" w:space="0"/>
                                  </w:tcBorders>
                                </w:tcPr>
                                <w:p w14:paraId="039135D9">
                                  <w:pPr>
                                    <w:adjustRightInd w:val="0"/>
                                    <w:ind w:firstLine="0"/>
                                    <w:jc w:val="center"/>
                                    <w:rPr>
                                      <w:sz w:val="15"/>
                                      <w:szCs w:val="15"/>
                                    </w:rPr>
                                  </w:pPr>
                                  <w:r>
                                    <w:rPr>
                                      <w:rFonts w:hint="eastAsia"/>
                                      <w:sz w:val="15"/>
                                      <w:szCs w:val="15"/>
                                    </w:rPr>
                                    <w:t>1086.16</w:t>
                                  </w:r>
                                </w:p>
                              </w:tc>
                            </w:tr>
                          </w:tbl>
                          <w:p w14:paraId="3E5E0D56">
                            <w:pPr>
                              <w:ind w:firstLine="0"/>
                            </w:pPr>
                          </w:p>
                          <w:p w14:paraId="3932697E">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15pt;margin-top:656.8pt;height:100.75pt;width:491.3pt;mso-position-vertical-relative:page;mso-wrap-distance-bottom:0pt;mso-wrap-distance-top:0pt;z-index:251665408;mso-width-relative:page;mso-height-relative:page;" filled="f" stroked="f" coordsize="21600,21600" o:gfxdata="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unk8htkAAAALAQAADwAAAAAAAAABACAAAAAiAAAAZHJzL2Rvd25yZXYu&#10;eG1sUEsBAhQAFAAAAAgAh07iQAN3II4zAgAAWQQAAA4AAAAAAAAAAQAgAAAAKAEAAGRycy9lMm9E&#10;b2MueG1sUEsFBgAAAAAGAAYAWQEAAM0FAAAAAA==&#10;">
                <v:fill on="f" focussize="0,0"/>
                <v:stroke on="f" weight="0.5pt"/>
                <v:imagedata o:title=""/>
                <o:lock v:ext="edit" aspectratio="f"/>
                <v:textbox inset="0mm,0mm,0mm,0mm">
                  <w:txbxContent>
                    <w:p w14:paraId="7F645FB8">
                      <w:pPr>
                        <w:adjustRightInd w:val="0"/>
                        <w:spacing w:line="240" w:lineRule="auto"/>
                        <w:ind w:firstLine="0"/>
                        <w:jc w:val="center"/>
                        <w:rPr>
                          <w:b/>
                          <w:sz w:val="18"/>
                          <w:szCs w:val="18"/>
                        </w:rPr>
                      </w:pPr>
                      <w:r>
                        <w:rPr>
                          <w:rFonts w:hint="eastAsia"/>
                          <w:b/>
                          <w:sz w:val="18"/>
                          <w:szCs w:val="18"/>
                        </w:rPr>
                        <w:t>表5  不同上下文窗口配置下的准确率与耗时对比</w:t>
                      </w:r>
                    </w:p>
                    <w:p w14:paraId="48B906E9">
                      <w:pPr>
                        <w:adjustRightInd w:val="0"/>
                        <w:spacing w:line="240" w:lineRule="auto"/>
                        <w:ind w:firstLine="0"/>
                        <w:jc w:val="center"/>
                        <w:rPr>
                          <w:rFonts w:ascii="方正书宋简体" w:hAnsi="方正书宋简体" w:cs="方正书宋简体"/>
                          <w:sz w:val="20"/>
                          <w:szCs w:val="20"/>
                        </w:rPr>
                      </w:pPr>
                      <w:r>
                        <w:rPr>
                          <w:rFonts w:hint="eastAsia"/>
                          <w:sz w:val="18"/>
                          <w:szCs w:val="18"/>
                        </w:rPr>
                        <w:t>Table 5  Accuracy and Processing Time Comparison Under Different Context Window Configurations</w:t>
                      </w:r>
                    </w:p>
                    <w:tbl>
                      <w:tblPr>
                        <w:tblStyle w:val="28"/>
                        <w:tblW w:w="9746" w:type="dxa"/>
                        <w:tblInd w:w="147" w:type="dxa"/>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321"/>
                        <w:gridCol w:w="1145"/>
                        <w:gridCol w:w="1506"/>
                        <w:gridCol w:w="1254"/>
                        <w:gridCol w:w="1364"/>
                        <w:gridCol w:w="1156"/>
                      </w:tblGrid>
                      <w:tr w14:paraId="205D565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6" w:hRule="atLeast"/>
                        </w:trPr>
                        <w:tc>
                          <w:tcPr>
                            <w:tcW w:w="3321" w:type="dxa"/>
                            <w:tcBorders>
                              <w:top w:val="single" w:color="000000" w:themeColor="text1" w:sz="12" w:space="0"/>
                              <w:bottom w:val="single" w:color="000000" w:themeColor="text1" w:sz="6" w:space="0"/>
                            </w:tcBorders>
                          </w:tcPr>
                          <w:p w14:paraId="7D4AF63A">
                            <w:pPr>
                              <w:adjustRightInd w:val="0"/>
                              <w:ind w:firstLine="0"/>
                              <w:jc w:val="center"/>
                              <w:rPr>
                                <w:sz w:val="15"/>
                                <w:szCs w:val="15"/>
                              </w:rPr>
                            </w:pPr>
                            <w:r>
                              <w:rPr>
                                <w:rFonts w:hint="eastAsia"/>
                                <w:sz w:val="15"/>
                                <w:szCs w:val="15"/>
                              </w:rPr>
                              <w:t>上下文配置</w:t>
                            </w:r>
                          </w:p>
                        </w:tc>
                        <w:tc>
                          <w:tcPr>
                            <w:tcW w:w="1145" w:type="dxa"/>
                            <w:tcBorders>
                              <w:top w:val="single" w:color="000000" w:themeColor="text1" w:sz="12" w:space="0"/>
                              <w:bottom w:val="single" w:color="000000" w:themeColor="text1" w:sz="6" w:space="0"/>
                            </w:tcBorders>
                          </w:tcPr>
                          <w:p w14:paraId="3FD50A41">
                            <w:pPr>
                              <w:adjustRightInd w:val="0"/>
                              <w:ind w:firstLine="0"/>
                              <w:jc w:val="center"/>
                              <w:rPr>
                                <w:sz w:val="15"/>
                                <w:szCs w:val="15"/>
                              </w:rPr>
                            </w:pPr>
                            <w:r>
                              <w:rPr>
                                <w:rFonts w:hint="eastAsia"/>
                                <w:sz w:val="15"/>
                                <w:szCs w:val="15"/>
                              </w:rPr>
                              <w:t>multiwoz</w:t>
                            </w:r>
                          </w:p>
                          <w:p w14:paraId="6AF72AC4">
                            <w:pPr>
                              <w:adjustRightInd w:val="0"/>
                              <w:ind w:firstLine="0"/>
                              <w:jc w:val="center"/>
                              <w:rPr>
                                <w:sz w:val="15"/>
                                <w:szCs w:val="15"/>
                              </w:rPr>
                            </w:pPr>
                            <w:r>
                              <w:rPr>
                                <w:rFonts w:hint="eastAsia"/>
                                <w:sz w:val="15"/>
                                <w:szCs w:val="15"/>
                              </w:rPr>
                              <w:t>wer_mean</w:t>
                            </w:r>
                          </w:p>
                        </w:tc>
                        <w:tc>
                          <w:tcPr>
                            <w:tcW w:w="1506" w:type="dxa"/>
                            <w:tcBorders>
                              <w:top w:val="single" w:color="000000" w:themeColor="text1" w:sz="12" w:space="0"/>
                              <w:bottom w:val="single" w:color="000000" w:themeColor="text1" w:sz="6" w:space="0"/>
                            </w:tcBorders>
                          </w:tcPr>
                          <w:p w14:paraId="2730822A">
                            <w:pPr>
                              <w:adjustRightInd w:val="0"/>
                              <w:ind w:firstLine="0"/>
                              <w:jc w:val="center"/>
                              <w:rPr>
                                <w:sz w:val="15"/>
                                <w:szCs w:val="15"/>
                              </w:rPr>
                            </w:pPr>
                            <w:r>
                              <w:rPr>
                                <w:rFonts w:hint="eastAsia"/>
                                <w:sz w:val="15"/>
                                <w:szCs w:val="15"/>
                              </w:rPr>
                              <w:t>multiwoz</w:t>
                            </w:r>
                          </w:p>
                          <w:p w14:paraId="0AFE3A89">
                            <w:pPr>
                              <w:adjustRightInd w:val="0"/>
                              <w:ind w:firstLine="0"/>
                              <w:jc w:val="center"/>
                              <w:rPr>
                                <w:sz w:val="15"/>
                                <w:szCs w:val="15"/>
                              </w:rPr>
                            </w:pPr>
                            <w:r>
                              <w:rPr>
                                <w:rFonts w:hint="eastAsia"/>
                                <w:sz w:val="15"/>
                                <w:szCs w:val="15"/>
                              </w:rPr>
                              <w:t>cer_mean</w:t>
                            </w:r>
                          </w:p>
                        </w:tc>
                        <w:tc>
                          <w:tcPr>
                            <w:tcW w:w="1254" w:type="dxa"/>
                            <w:tcBorders>
                              <w:top w:val="single" w:color="000000" w:themeColor="text1" w:sz="12" w:space="0"/>
                              <w:bottom w:val="single" w:color="000000" w:themeColor="text1" w:sz="6" w:space="0"/>
                            </w:tcBorders>
                          </w:tcPr>
                          <w:p w14:paraId="561852DD">
                            <w:pPr>
                              <w:adjustRightInd w:val="0"/>
                              <w:ind w:firstLine="0"/>
                              <w:jc w:val="center"/>
                              <w:rPr>
                                <w:sz w:val="15"/>
                                <w:szCs w:val="15"/>
                              </w:rPr>
                            </w:pPr>
                            <w:r>
                              <w:rPr>
                                <w:rFonts w:hint="eastAsia"/>
                                <w:sz w:val="15"/>
                                <w:szCs w:val="15"/>
                              </w:rPr>
                              <w:t>crosswoz</w:t>
                            </w:r>
                          </w:p>
                          <w:p w14:paraId="7E2FD1DB">
                            <w:pPr>
                              <w:adjustRightInd w:val="0"/>
                              <w:ind w:firstLine="0"/>
                              <w:jc w:val="center"/>
                              <w:rPr>
                                <w:sz w:val="15"/>
                                <w:szCs w:val="15"/>
                              </w:rPr>
                            </w:pPr>
                            <w:r>
                              <w:rPr>
                                <w:rFonts w:hint="eastAsia"/>
                                <w:sz w:val="15"/>
                                <w:szCs w:val="15"/>
                              </w:rPr>
                              <w:t>wer_mean</w:t>
                            </w:r>
                          </w:p>
                        </w:tc>
                        <w:tc>
                          <w:tcPr>
                            <w:tcW w:w="1364" w:type="dxa"/>
                            <w:tcBorders>
                              <w:top w:val="single" w:color="000000" w:themeColor="text1" w:sz="12" w:space="0"/>
                              <w:bottom w:val="single" w:color="000000" w:themeColor="text1" w:sz="6" w:space="0"/>
                            </w:tcBorders>
                          </w:tcPr>
                          <w:p w14:paraId="0B92BC24">
                            <w:pPr>
                              <w:adjustRightInd w:val="0"/>
                              <w:ind w:firstLine="0"/>
                              <w:jc w:val="center"/>
                              <w:rPr>
                                <w:sz w:val="15"/>
                                <w:szCs w:val="15"/>
                              </w:rPr>
                            </w:pPr>
                            <w:r>
                              <w:rPr>
                                <w:rFonts w:hint="eastAsia"/>
                                <w:sz w:val="15"/>
                                <w:szCs w:val="15"/>
                              </w:rPr>
                              <w:t>crosswoz</w:t>
                            </w:r>
                          </w:p>
                          <w:p w14:paraId="1748750A">
                            <w:pPr>
                              <w:adjustRightInd w:val="0"/>
                              <w:ind w:firstLine="0"/>
                              <w:jc w:val="center"/>
                              <w:rPr>
                                <w:sz w:val="15"/>
                                <w:szCs w:val="15"/>
                              </w:rPr>
                            </w:pPr>
                            <w:r>
                              <w:rPr>
                                <w:rFonts w:hint="eastAsia"/>
                                <w:sz w:val="15"/>
                                <w:szCs w:val="15"/>
                              </w:rPr>
                              <w:t>cer_mean</w:t>
                            </w:r>
                          </w:p>
                        </w:tc>
                        <w:tc>
                          <w:tcPr>
                            <w:tcW w:w="1156" w:type="dxa"/>
                            <w:tcBorders>
                              <w:top w:val="single" w:color="000000" w:themeColor="text1" w:sz="12" w:space="0"/>
                              <w:bottom w:val="single" w:color="000000" w:themeColor="text1" w:sz="6" w:space="0"/>
                            </w:tcBorders>
                          </w:tcPr>
                          <w:p w14:paraId="51BED0CE">
                            <w:pPr>
                              <w:adjustRightInd w:val="0"/>
                              <w:ind w:firstLine="0"/>
                              <w:jc w:val="center"/>
                              <w:rPr>
                                <w:sz w:val="15"/>
                                <w:szCs w:val="15"/>
                              </w:rPr>
                            </w:pPr>
                            <w:r>
                              <w:rPr>
                                <w:rFonts w:hint="eastAsia"/>
                                <w:sz w:val="15"/>
                                <w:szCs w:val="15"/>
                              </w:rPr>
                              <w:t>ASR耗时(ms)</w:t>
                            </w:r>
                          </w:p>
                        </w:tc>
                      </w:tr>
                      <w:tr w14:paraId="33A9769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5" w:hRule="atLeast"/>
                        </w:trPr>
                        <w:tc>
                          <w:tcPr>
                            <w:tcW w:w="3321" w:type="dxa"/>
                          </w:tcPr>
                          <w:p w14:paraId="37C50EFC">
                            <w:pPr>
                              <w:adjustRightInd w:val="0"/>
                              <w:ind w:firstLine="0"/>
                              <w:jc w:val="center"/>
                              <w:rPr>
                                <w:sz w:val="15"/>
                                <w:szCs w:val="15"/>
                              </w:rPr>
                            </w:pPr>
                            <w:r>
                              <w:rPr>
                                <w:rFonts w:hint="eastAsia"/>
                                <w:sz w:val="15"/>
                                <w:szCs w:val="15"/>
                              </w:rPr>
                              <w:t>前缀1段+后缀1段</w:t>
                            </w:r>
                          </w:p>
                        </w:tc>
                        <w:tc>
                          <w:tcPr>
                            <w:tcW w:w="1145" w:type="dxa"/>
                          </w:tcPr>
                          <w:p w14:paraId="1DDC9DCF">
                            <w:pPr>
                              <w:adjustRightInd w:val="0"/>
                              <w:ind w:firstLine="0"/>
                              <w:jc w:val="center"/>
                              <w:rPr>
                                <w:sz w:val="20"/>
                                <w:szCs w:val="20"/>
                              </w:rPr>
                            </w:pPr>
                            <w:r>
                              <w:rPr>
                                <w:rFonts w:hint="eastAsia"/>
                                <w:sz w:val="15"/>
                                <w:szCs w:val="15"/>
                              </w:rPr>
                              <w:t>0.0895</w:t>
                            </w:r>
                          </w:p>
                        </w:tc>
                        <w:tc>
                          <w:tcPr>
                            <w:tcW w:w="1506" w:type="dxa"/>
                          </w:tcPr>
                          <w:p w14:paraId="339ED3E2">
                            <w:pPr>
                              <w:adjustRightInd w:val="0"/>
                              <w:ind w:firstLine="0"/>
                              <w:jc w:val="center"/>
                              <w:rPr>
                                <w:sz w:val="20"/>
                                <w:szCs w:val="20"/>
                              </w:rPr>
                            </w:pPr>
                            <w:r>
                              <w:rPr>
                                <w:rFonts w:hint="eastAsia"/>
                                <w:sz w:val="15"/>
                                <w:szCs w:val="15"/>
                              </w:rPr>
                              <w:t>0.0196</w:t>
                            </w:r>
                          </w:p>
                        </w:tc>
                        <w:tc>
                          <w:tcPr>
                            <w:tcW w:w="1254" w:type="dxa"/>
                          </w:tcPr>
                          <w:p w14:paraId="6F335C17">
                            <w:pPr>
                              <w:adjustRightInd w:val="0"/>
                              <w:ind w:firstLine="0"/>
                              <w:jc w:val="center"/>
                              <w:rPr>
                                <w:sz w:val="15"/>
                                <w:szCs w:val="15"/>
                              </w:rPr>
                            </w:pPr>
                            <w:r>
                              <w:rPr>
                                <w:rFonts w:hint="eastAsia"/>
                                <w:sz w:val="15"/>
                                <w:szCs w:val="15"/>
                              </w:rPr>
                              <w:t>0.0083</w:t>
                            </w:r>
                          </w:p>
                        </w:tc>
                        <w:tc>
                          <w:tcPr>
                            <w:tcW w:w="1364" w:type="dxa"/>
                          </w:tcPr>
                          <w:p w14:paraId="2060DA24">
                            <w:pPr>
                              <w:adjustRightInd w:val="0"/>
                              <w:ind w:firstLine="0"/>
                              <w:jc w:val="center"/>
                              <w:rPr>
                                <w:sz w:val="15"/>
                                <w:szCs w:val="15"/>
                              </w:rPr>
                            </w:pPr>
                            <w:r>
                              <w:rPr>
                                <w:rFonts w:hint="eastAsia"/>
                                <w:sz w:val="15"/>
                                <w:szCs w:val="15"/>
                              </w:rPr>
                              <w:t>0.0203</w:t>
                            </w:r>
                          </w:p>
                        </w:tc>
                        <w:tc>
                          <w:tcPr>
                            <w:tcW w:w="1156" w:type="dxa"/>
                          </w:tcPr>
                          <w:p w14:paraId="3E9D4D40">
                            <w:pPr>
                              <w:adjustRightInd w:val="0"/>
                              <w:ind w:firstLine="0"/>
                              <w:jc w:val="center"/>
                              <w:rPr>
                                <w:sz w:val="15"/>
                                <w:szCs w:val="15"/>
                              </w:rPr>
                            </w:pPr>
                            <w:r>
                              <w:rPr>
                                <w:rFonts w:hint="eastAsia"/>
                                <w:sz w:val="15"/>
                                <w:szCs w:val="15"/>
                              </w:rPr>
                              <w:t>1327.48</w:t>
                            </w:r>
                          </w:p>
                        </w:tc>
                      </w:tr>
                      <w:tr w14:paraId="4EBDC4E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0" w:hRule="atLeast"/>
                        </w:trPr>
                        <w:tc>
                          <w:tcPr>
                            <w:tcW w:w="3321" w:type="dxa"/>
                          </w:tcPr>
                          <w:p w14:paraId="0737D06F">
                            <w:pPr>
                              <w:adjustRightInd w:val="0"/>
                              <w:ind w:firstLine="0"/>
                              <w:jc w:val="center"/>
                              <w:rPr>
                                <w:sz w:val="15"/>
                                <w:szCs w:val="15"/>
                              </w:rPr>
                            </w:pPr>
                            <w:r>
                              <w:rPr>
                                <w:rFonts w:hint="eastAsia"/>
                                <w:sz w:val="15"/>
                                <w:szCs w:val="15"/>
                              </w:rPr>
                              <w:t>前缀1段+无后缀（默认配置）</w:t>
                            </w:r>
                          </w:p>
                        </w:tc>
                        <w:tc>
                          <w:tcPr>
                            <w:tcW w:w="1145" w:type="dxa"/>
                          </w:tcPr>
                          <w:p w14:paraId="0343E7AD">
                            <w:pPr>
                              <w:adjustRightInd w:val="0"/>
                              <w:ind w:firstLine="0"/>
                              <w:jc w:val="center"/>
                              <w:rPr>
                                <w:sz w:val="15"/>
                                <w:szCs w:val="15"/>
                              </w:rPr>
                            </w:pPr>
                            <w:r>
                              <w:rPr>
                                <w:rFonts w:hint="eastAsia"/>
                                <w:sz w:val="15"/>
                                <w:szCs w:val="15"/>
                              </w:rPr>
                              <w:t>0.0813</w:t>
                            </w:r>
                          </w:p>
                        </w:tc>
                        <w:tc>
                          <w:tcPr>
                            <w:tcW w:w="1506" w:type="dxa"/>
                          </w:tcPr>
                          <w:p w14:paraId="5F1B97E9">
                            <w:pPr>
                              <w:adjustRightInd w:val="0"/>
                              <w:ind w:firstLine="0"/>
                              <w:jc w:val="center"/>
                              <w:rPr>
                                <w:sz w:val="15"/>
                                <w:szCs w:val="15"/>
                              </w:rPr>
                            </w:pPr>
                            <w:r>
                              <w:rPr>
                                <w:rFonts w:hint="eastAsia"/>
                                <w:sz w:val="15"/>
                                <w:szCs w:val="15"/>
                              </w:rPr>
                              <w:t>0.0221</w:t>
                            </w:r>
                          </w:p>
                        </w:tc>
                        <w:tc>
                          <w:tcPr>
                            <w:tcW w:w="1254" w:type="dxa"/>
                          </w:tcPr>
                          <w:p w14:paraId="409FAB1A">
                            <w:pPr>
                              <w:adjustRightInd w:val="0"/>
                              <w:ind w:firstLine="0"/>
                              <w:jc w:val="center"/>
                              <w:rPr>
                                <w:sz w:val="15"/>
                                <w:szCs w:val="15"/>
                              </w:rPr>
                            </w:pPr>
                            <w:r>
                              <w:rPr>
                                <w:rFonts w:hint="eastAsia"/>
                                <w:sz w:val="15"/>
                                <w:szCs w:val="15"/>
                              </w:rPr>
                              <w:t>0.0118</w:t>
                            </w:r>
                          </w:p>
                        </w:tc>
                        <w:tc>
                          <w:tcPr>
                            <w:tcW w:w="1364" w:type="dxa"/>
                          </w:tcPr>
                          <w:p w14:paraId="4873CCAD">
                            <w:pPr>
                              <w:adjustRightInd w:val="0"/>
                              <w:ind w:firstLine="0"/>
                              <w:jc w:val="center"/>
                              <w:rPr>
                                <w:sz w:val="15"/>
                                <w:szCs w:val="15"/>
                              </w:rPr>
                            </w:pPr>
                            <w:r>
                              <w:rPr>
                                <w:rFonts w:hint="eastAsia"/>
                                <w:sz w:val="15"/>
                                <w:szCs w:val="15"/>
                              </w:rPr>
                              <w:t>0.0292</w:t>
                            </w:r>
                          </w:p>
                        </w:tc>
                        <w:tc>
                          <w:tcPr>
                            <w:tcW w:w="1156" w:type="dxa"/>
                          </w:tcPr>
                          <w:p w14:paraId="1D7FE696">
                            <w:pPr>
                              <w:adjustRightInd w:val="0"/>
                              <w:ind w:firstLine="0"/>
                              <w:jc w:val="center"/>
                              <w:rPr>
                                <w:sz w:val="15"/>
                                <w:szCs w:val="15"/>
                              </w:rPr>
                            </w:pPr>
                            <w:r>
                              <w:rPr>
                                <w:rFonts w:hint="eastAsia"/>
                                <w:sz w:val="15"/>
                                <w:szCs w:val="15"/>
                              </w:rPr>
                              <w:t>1224.96</w:t>
                            </w:r>
                          </w:p>
                        </w:tc>
                      </w:tr>
                      <w:tr w14:paraId="74CB829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 w:hRule="atLeast"/>
                        </w:trPr>
                        <w:tc>
                          <w:tcPr>
                            <w:tcW w:w="3321" w:type="dxa"/>
                            <w:tcBorders>
                              <w:bottom w:val="single" w:color="000000" w:themeColor="text1" w:sz="12" w:space="0"/>
                            </w:tcBorders>
                          </w:tcPr>
                          <w:p w14:paraId="6136FB60">
                            <w:pPr>
                              <w:adjustRightInd w:val="0"/>
                              <w:ind w:firstLine="0"/>
                              <w:jc w:val="center"/>
                              <w:rPr>
                                <w:sz w:val="15"/>
                                <w:szCs w:val="15"/>
                              </w:rPr>
                            </w:pPr>
                            <w:r>
                              <w:rPr>
                                <w:rFonts w:hint="eastAsia"/>
                                <w:sz w:val="15"/>
                                <w:szCs w:val="15"/>
                              </w:rPr>
                              <w:t>前缀0段+后缀0段</w:t>
                            </w:r>
                          </w:p>
                        </w:tc>
                        <w:tc>
                          <w:tcPr>
                            <w:tcW w:w="1145" w:type="dxa"/>
                            <w:tcBorders>
                              <w:bottom w:val="single" w:color="000000" w:themeColor="text1" w:sz="12" w:space="0"/>
                            </w:tcBorders>
                          </w:tcPr>
                          <w:p w14:paraId="15567396">
                            <w:pPr>
                              <w:adjustRightInd w:val="0"/>
                              <w:ind w:firstLine="0"/>
                              <w:jc w:val="center"/>
                              <w:rPr>
                                <w:sz w:val="15"/>
                                <w:szCs w:val="15"/>
                              </w:rPr>
                            </w:pPr>
                            <w:r>
                              <w:rPr>
                                <w:rFonts w:hint="eastAsia"/>
                                <w:sz w:val="15"/>
                                <w:szCs w:val="15"/>
                              </w:rPr>
                              <w:t>0.0619</w:t>
                            </w:r>
                          </w:p>
                        </w:tc>
                        <w:tc>
                          <w:tcPr>
                            <w:tcW w:w="1506" w:type="dxa"/>
                            <w:tcBorders>
                              <w:bottom w:val="single" w:color="000000" w:themeColor="text1" w:sz="12" w:space="0"/>
                            </w:tcBorders>
                          </w:tcPr>
                          <w:p w14:paraId="309CEF93">
                            <w:pPr>
                              <w:adjustRightInd w:val="0"/>
                              <w:ind w:firstLine="0"/>
                              <w:jc w:val="center"/>
                              <w:rPr>
                                <w:sz w:val="15"/>
                                <w:szCs w:val="15"/>
                              </w:rPr>
                            </w:pPr>
                            <w:r>
                              <w:rPr>
                                <w:rFonts w:hint="eastAsia"/>
                                <w:sz w:val="15"/>
                                <w:szCs w:val="15"/>
                              </w:rPr>
                              <w:t>0.0226</w:t>
                            </w:r>
                          </w:p>
                        </w:tc>
                        <w:tc>
                          <w:tcPr>
                            <w:tcW w:w="1254" w:type="dxa"/>
                            <w:tcBorders>
                              <w:bottom w:val="single" w:color="000000" w:themeColor="text1" w:sz="12" w:space="0"/>
                            </w:tcBorders>
                          </w:tcPr>
                          <w:p w14:paraId="0F9FA915">
                            <w:pPr>
                              <w:adjustRightInd w:val="0"/>
                              <w:ind w:firstLine="0"/>
                              <w:jc w:val="center"/>
                              <w:rPr>
                                <w:sz w:val="15"/>
                                <w:szCs w:val="15"/>
                              </w:rPr>
                            </w:pPr>
                            <w:r>
                              <w:rPr>
                                <w:rFonts w:hint="eastAsia"/>
                                <w:sz w:val="15"/>
                                <w:szCs w:val="15"/>
                              </w:rPr>
                              <w:t>0.0210</w:t>
                            </w:r>
                          </w:p>
                        </w:tc>
                        <w:tc>
                          <w:tcPr>
                            <w:tcW w:w="1364" w:type="dxa"/>
                            <w:tcBorders>
                              <w:bottom w:val="single" w:color="000000" w:themeColor="text1" w:sz="12" w:space="0"/>
                            </w:tcBorders>
                          </w:tcPr>
                          <w:p w14:paraId="7B263376">
                            <w:pPr>
                              <w:adjustRightInd w:val="0"/>
                              <w:ind w:firstLine="0"/>
                              <w:jc w:val="center"/>
                              <w:rPr>
                                <w:sz w:val="15"/>
                                <w:szCs w:val="15"/>
                              </w:rPr>
                            </w:pPr>
                            <w:r>
                              <w:rPr>
                                <w:rFonts w:hint="eastAsia"/>
                                <w:sz w:val="15"/>
                                <w:szCs w:val="15"/>
                              </w:rPr>
                              <w:t>0.0500</w:t>
                            </w:r>
                          </w:p>
                        </w:tc>
                        <w:tc>
                          <w:tcPr>
                            <w:tcW w:w="1156" w:type="dxa"/>
                            <w:tcBorders>
                              <w:bottom w:val="single" w:color="000000" w:themeColor="text1" w:sz="12" w:space="0"/>
                            </w:tcBorders>
                          </w:tcPr>
                          <w:p w14:paraId="039135D9">
                            <w:pPr>
                              <w:adjustRightInd w:val="0"/>
                              <w:ind w:firstLine="0"/>
                              <w:jc w:val="center"/>
                              <w:rPr>
                                <w:sz w:val="15"/>
                                <w:szCs w:val="15"/>
                              </w:rPr>
                            </w:pPr>
                            <w:r>
                              <w:rPr>
                                <w:rFonts w:hint="eastAsia"/>
                                <w:sz w:val="15"/>
                                <w:szCs w:val="15"/>
                              </w:rPr>
                              <w:t>1086.16</w:t>
                            </w:r>
                          </w:p>
                        </w:tc>
                      </w:tr>
                    </w:tbl>
                    <w:p w14:paraId="3E5E0D56">
                      <w:pPr>
                        <w:ind w:firstLine="0"/>
                      </w:pPr>
                    </w:p>
                    <w:p w14:paraId="3932697E">
                      <w:pPr>
                        <w:adjustRightInd w:val="0"/>
                        <w:spacing w:line="240" w:lineRule="auto"/>
                        <w:ind w:firstLine="0"/>
                        <w:jc w:val="center"/>
                      </w:pPr>
                    </w:p>
                  </w:txbxContent>
                </v:textbox>
                <w10:wrap type="topAndBottom"/>
              </v:shape>
            </w:pict>
          </mc:Fallback>
        </mc:AlternateContent>
      </w:r>
      <w:r>
        <w:rPr>
          <w:rFonts w:hint="eastAsia" w:ascii="黑体" w:eastAsia="黑体"/>
          <w:b/>
          <w:sz w:val="21"/>
          <w:szCs w:val="21"/>
        </w:rPr>
        <w:t>4.4.1 实验说明与评估方法</w:t>
      </w:r>
    </w:p>
    <w:p w14:paraId="78F5F066">
      <w:pPr>
        <w:ind w:firstLine="410"/>
        <w:rPr>
          <w:rFonts w:ascii="方正书宋简体" w:hAnsi="方正书宋简体" w:cs="方正书宋简体"/>
          <w:sz w:val="20"/>
          <w:szCs w:val="20"/>
        </w:rPr>
      </w:pPr>
      <w:r>
        <w:rPr>
          <w:rFonts w:ascii="方正书宋简体" w:hAnsi="方正书宋简体" w:cs="方正书宋简体"/>
          <w:sz w:val="20"/>
          <w:szCs w:val="20"/>
        </w:rPr>
        <w:t>延迟被大幅压短后，流式化的主要代价落在“上下文截断”与“端点不确定性”上。与 System A 可利用整段音频不同，流式 ASR 在每个输入的语音片段上只能看到整段音频局部的片段，句末边界附近因此更易出现替换、插入或省略。为引入稳定的识别结果，本文在 ASR 侧采用滑动窗口上下文管理，通过前缀（prefix）提供音频，通过后缀（suffix）提供后续音频，在精度与耗时之间进行折中。借助该机制，本实验对比三种配置：prefix=1, suffix=0（默认）、prefix=1, suffix=1（增加 1 段前瞻以改善句尾效果）以及 prefix=0, suffix=0（完全去除上下文以追求最小延迟），并从 medium、long 与 very_long 组各抽取 50 条样本，共 150 条，用于覆盖中长语音的主要应用场景。</w:t>
      </w:r>
      <w:del w:id="580" w:author="华血" w:date="2026-06-28T16:15:29Z">
        <w:r>
          <w:rPr>
            <w:rFonts w:hint="default" w:ascii="方正书宋简体" w:hAnsi="方正书宋简体" w:cs="方正书宋简体"/>
            <w:sz w:val="20"/>
            <w:szCs w:val="20"/>
            <w:lang w:val="en-US"/>
          </w:rPr>
          <w:delText>我们</w:delText>
        </w:r>
      </w:del>
      <w:ins w:id="581" w:author="华血" w:date="2026-06-28T16:15:29Z">
        <w:r>
          <w:rPr>
            <w:rFonts w:hint="eastAsia" w:ascii="方正书宋简体" w:hAnsi="方正书宋简体" w:cs="方正书宋简体"/>
            <w:sz w:val="20"/>
            <w:szCs w:val="20"/>
            <w:lang w:val="en-US" w:eastAsia="zh-CN"/>
          </w:rPr>
          <w:t>本文</w:t>
        </w:r>
      </w:ins>
      <w:r>
        <w:rPr>
          <w:rFonts w:ascii="方正书宋简体" w:hAnsi="方正书宋简体" w:cs="方正书宋简体"/>
          <w:sz w:val="20"/>
          <w:szCs w:val="20"/>
        </w:rPr>
        <w:t>采用业界标准的词错误率（Word Error Rate, WER）和字错误率（Character Error Rate, CER）作为衡量指标，分别针对英文（MultiWOZ）与中文（CrossWOZ）样本计算转录误差，并将非流式全量识别（System A）作为上界对照，比较不同流式上下文配置（System B）下的识别质量与尾部耗时。</w:t>
      </w:r>
    </w:p>
    <w:p w14:paraId="0E1479B6">
      <w:pPr>
        <w:ind w:firstLine="0"/>
        <w:rPr>
          <w:rFonts w:ascii="方正书宋简体" w:hAnsi="方正书宋简体" w:cs="方正书宋简体"/>
          <w:sz w:val="20"/>
          <w:szCs w:val="20"/>
        </w:rPr>
      </w:pPr>
      <w:r>
        <w:rPr>
          <w:rFonts w:hint="eastAsia" w:ascii="黑体" w:eastAsia="黑体"/>
          <w:b/>
          <w:sz w:val="21"/>
          <w:szCs w:val="21"/>
        </w:rPr>
        <w:t>4.4.2 精度-延迟分析</w:t>
      </w:r>
    </w:p>
    <w:p w14:paraId="428DE9F3">
      <w:pPr>
        <w:ind w:firstLine="410"/>
        <w:rPr>
          <w:rFonts w:ascii="方正书宋简体" w:hAnsi="方正书宋简体" w:cs="方正书宋简体"/>
          <w:sz w:val="20"/>
          <w:szCs w:val="20"/>
        </w:rPr>
      </w:pPr>
      <w:ins w:id="582" w:author="华血" w:date="2026-06-28T11:47:42Z">
        <w:r>
          <w:rPr>
            <w:rFonts w:hint="eastAsia" w:ascii="方正书宋简体" w:hAnsi="方正书宋简体" w:cs="方正书宋简体"/>
            <w:sz w:val="20"/>
            <w:szCs w:val="20"/>
            <w:rPrChange w:id="583" w:author="华血" w:date="2026-06-28T11:47:42Z">
              <w:rPr>
                <w:rFonts w:hint="eastAsia"/>
              </w:rPr>
            </w:rPrChange>
          </w:rPr>
          <w:t xml:space="preserve">实验中每种上下文配置均包含 150 条样本，其中 MultiWOZ 74 条、CrossWOZ 76 条。由于评测音频由原始对话文本经 TTS 合成生成，本文将 TTS 合成前的文本作为参考转写文本，并在计算 WER/CER 前对 ASR 输出与参考文本进行统一规范化处理，包括大小写、标点、空格及中英文分词方式的一致化。随后采用编辑距离对齐方法计算词错误率（WER）和字错误率（CER）。在该合成语音集合上，非流式 System A 使用完整音频进行一次性转录，其 WER/CER </w:t>
        </w:r>
      </w:ins>
      <w:ins w:id="584" w:author="华血" w:date="2026-06-28T11:49:19Z">
        <w:r>
          <w:rPr>
            <w:rFonts w:hint="eastAsia" w:ascii="方正书宋简体" w:hAnsi="方正书宋简体" w:cs="方正书宋简体"/>
            <w:sz w:val="20"/>
            <w:szCs w:val="20"/>
            <w:lang w:val="en-US" w:eastAsia="zh-CN"/>
          </w:rPr>
          <w:t>近似</w:t>
        </w:r>
      </w:ins>
      <w:ins w:id="585" w:author="华血" w:date="2026-06-28T11:47:42Z">
        <w:r>
          <w:rPr>
            <w:rFonts w:hint="eastAsia" w:ascii="方正书宋简体" w:hAnsi="方正书宋简体" w:cs="方正书宋简体"/>
            <w:sz w:val="20"/>
            <w:szCs w:val="20"/>
            <w:rPrChange w:id="586" w:author="华血" w:date="2026-06-28T11:47:42Z">
              <w:rPr>
                <w:rFonts w:hint="eastAsia"/>
              </w:rPr>
            </w:rPrChange>
          </w:rPr>
          <w:t>为 0，表明参考文本与合成音频在本实验设置下具有较高一致性；该结果仅作为本批合成数据上的上界对照，并不意味着模型在开放真实语音场景中不存在识别误差。</w:t>
        </w:r>
      </w:ins>
      <w:ins w:id="587" w:author="华血" w:date="2026-06-28T11:47:58Z">
        <w:r>
          <w:rPr>
            <w:rFonts w:hint="eastAsia" w:ascii="方正书宋简体" w:hAnsi="方正书宋简体" w:cs="方正书宋简体"/>
            <w:sz w:val="20"/>
            <w:szCs w:val="20"/>
            <w:rPrChange w:id="588" w:author="华血" w:date="2026-06-28T11:47:58Z">
              <w:rPr>
                <w:rFonts w:hint="eastAsia"/>
              </w:rPr>
            </w:rPrChange>
          </w:rPr>
          <w:t>为进一步减少文本合成与对齐过程引入的偏差，实验对异常指标样本进行了复核，并在结果分析中主要关注不同上下文配置下的相对差异。</w:t>
        </w:r>
      </w:ins>
      <w:del w:id="589" w:author="华血" w:date="2026-06-28T11:47:58Z">
        <w:commentRangeStart w:id="14"/>
        <w:r>
          <w:rPr>
            <w:rFonts w:hint="eastAsia" w:ascii="方正书宋简体" w:hAnsi="方正书宋简体" w:cs="方正书宋简体"/>
            <w:sz w:val="20"/>
            <w:szCs w:val="20"/>
          </w:rPr>
          <w:delText>实验中每种上下文配置均包含150条样本，其中 MultiWOZ 74 条、CrossWOZ 76条。由于评测音频由文本经 TTS 合成生成，参考文本可视为该批样本的近似真值；同时，System A在该合成集合上的 WER/CER为0，作为上界对照。本文主要关注不同上下文配置下的相对差异。</w:delText>
        </w:r>
        <w:commentRangeEnd w:id="14"/>
      </w:del>
      <w:r>
        <w:rPr>
          <w:rStyle w:val="37"/>
          <w:rFonts w:ascii="方正书宋简体" w:hAnsi="方正书宋简体" w:cs="方正书宋简体"/>
          <w:sz w:val="20"/>
          <w:szCs w:val="20"/>
        </w:rPr>
        <w:commentReference w:id="14"/>
      </w:r>
    </w:p>
    <w:p w14:paraId="5954D6E8">
      <w:pPr>
        <w:ind w:firstLine="410"/>
        <w:rPr>
          <w:rFonts w:ascii="方正书宋简体" w:hAnsi="方正书宋简体" w:cs="方正书宋简体"/>
          <w:sz w:val="20"/>
          <w:szCs w:val="20"/>
        </w:rPr>
      </w:pPr>
      <w:r>
        <w:rPr>
          <w:rFonts w:ascii="方正书宋简体" w:hAnsi="方正书宋简体" w:cs="方正书宋简体"/>
          <w:sz w:val="20"/>
          <w:szCs w:val="20"/>
        </w:rPr>
        <w:t>表</w:t>
      </w:r>
      <w:r>
        <w:rPr>
          <w:rFonts w:hint="eastAsia" w:ascii="方正书宋简体" w:hAnsi="方正书宋简体" w:cs="方正书宋简体"/>
          <w:sz w:val="20"/>
          <w:szCs w:val="20"/>
        </w:rPr>
        <w:t>5</w:t>
      </w:r>
      <w:r>
        <w:rPr>
          <w:rFonts w:ascii="方正书宋简体" w:hAnsi="方正书宋简体" w:cs="方正书宋简体"/>
          <w:sz w:val="20"/>
          <w:szCs w:val="20"/>
        </w:rPr>
        <w:t>展示了不同上下文窗口配置下的准确率与尾部耗时对比结果。可以看出，增加前后缀（pre1&amp;suf1）对中文句尾稳定性的提升更加明显：中文数据集CrossWOZ的WER/CER 分别由默认配置的 0.0118/0.0292 下降到了 0.0083/0.0203。由于处理片段长度增加，也导致了语音结束端点后的尾部耗时上升，使</w:t>
      </w:r>
      <w:ins w:id="590" w:author="华血" w:date="2026-06-28T16:07:02Z"/>
      <w:ins w:id="591" w:author="华血" w:date="2026-06-28T16:07:02Z"/>
      <w:ins w:id="592" w:author="华血" w:date="2026-06-28T16:07:02Z"/>
      <w:ins w:id="593" w:author="华血" w:date="2026-06-28T16:07:02Z">
        <w:r>
          <w:rPr>
            <w:rFonts w:ascii="方正书宋简体" w:hAnsi="方正书宋简体" w:cs="方正书宋简体"/>
            <w:position w:val="-10"/>
            <w:sz w:val="20"/>
            <w:szCs w:val="20"/>
          </w:rPr>
          <w:object>
            <v:shape id="_x0000_i1137" o:spt="75" type="#_x0000_t75" style="height:15pt;width:74pt;" o:ole="t" filled="f" o:preferrelative="t" stroked="f" coordsize="21600,21600">
              <v:fill on="f" focussize="0,0"/>
              <v:stroke on="f"/>
              <v:imagedata r:id="rId217" o:title=""/>
              <o:lock v:ext="edit" aspectratio="t"/>
              <w10:wrap type="none"/>
              <w10:anchorlock/>
            </v:shape>
            <o:OLEObject Type="Embed" ProgID="Equation.DSMT4" ShapeID="_x0000_i1137" DrawAspect="Content" ObjectID="_1468075823" r:id="rId216">
              <o:LockedField>false</o:LockedField>
            </o:OLEObject>
          </w:object>
        </w:r>
      </w:ins>
      <w:ins w:id="595" w:author="华血" w:date="2026-06-28T16:07:02Z"/>
      <w:del w:id="596" w:author="华血" w:date="2026-06-28T16:07:02Z">
        <w:r>
          <w:rPr>
            <w:rFonts w:ascii="方正书宋简体" w:hAnsi="方正书宋简体" w:cs="方正书宋简体"/>
            <w:sz w:val="20"/>
            <w:szCs w:val="20"/>
          </w:rPr>
          <w:delText>asr_time_ms</w:delText>
        </w:r>
      </w:del>
      <w:r>
        <w:rPr>
          <w:rFonts w:ascii="方正书宋简体" w:hAnsi="方正书宋简体" w:cs="方正书宋简体"/>
          <w:sz w:val="20"/>
          <w:szCs w:val="20"/>
        </w:rPr>
        <w:t>由1224.96ms增加到了1327.48ms（+102.52ms），这与后缀窗口需要等待额外音频片段并完成更多解码计算的机制预期相符。而对于英文数据集的 MultiWOZ，suffix</w:t>
      </w:r>
      <w:del w:id="597" w:author="华血" w:date="2026-06-28T16:07:18Z">
        <w:r>
          <w:rPr>
            <w:rFonts w:ascii="方正书宋简体" w:hAnsi="方正书宋简体" w:cs="方正书宋简体"/>
            <w:sz w:val="20"/>
            <w:szCs w:val="20"/>
          </w:rPr>
          <w:delText xml:space="preserve"> </w:delText>
        </w:r>
      </w:del>
      <w:r>
        <w:rPr>
          <w:rFonts w:ascii="方正书宋简体" w:hAnsi="方正书宋简体" w:cs="方正书宋简体"/>
          <w:sz w:val="20"/>
          <w:szCs w:val="20"/>
        </w:rPr>
        <w:t>的增加使 CER 从 0.0221 降低到了 0.0196，不过 WER 稍微升高到了 0.0895，说明在以词为单位的评价标准下，后缀窗口对齐和分词的影响可能更敏感了。这一现象有必要通过真实录音及更大样本数据做进一步验证。当完全去除额外上下文（pre0&amp;suf0）时，系统获得了更低的耗时（</w:t>
      </w:r>
      <w:ins w:id="598" w:author="华血" w:date="2026-06-28T16:07:33Z"/>
      <w:ins w:id="599" w:author="华血" w:date="2026-06-28T16:07:33Z"/>
      <w:ins w:id="600" w:author="华血" w:date="2026-06-28T16:07:33Z"/>
      <w:ins w:id="601" w:author="华血" w:date="2026-06-28T16:07:33Z">
        <w:r>
          <w:rPr>
            <w:rFonts w:ascii="方正书宋简体" w:hAnsi="方正书宋简体" w:cs="方正书宋简体"/>
            <w:position w:val="-10"/>
            <w:sz w:val="20"/>
            <w:szCs w:val="20"/>
          </w:rPr>
          <w:object>
            <v:shape id="_x0000_i1138" o:spt="75" type="#_x0000_t75" style="height:15pt;width:74pt;" o:ole="t" filled="f" o:preferrelative="t" stroked="f" coordsize="21600,21600">
              <v:fill on="f" focussize="0,0"/>
              <v:stroke on="f"/>
              <v:imagedata r:id="rId219" o:title=""/>
              <o:lock v:ext="edit" aspectratio="t"/>
              <w10:wrap type="none"/>
              <w10:anchorlock/>
            </v:shape>
            <o:OLEObject Type="Embed" ProgID="Equation.DSMT4" ShapeID="_x0000_i1138" DrawAspect="Content" ObjectID="_1468075824" r:id="rId218">
              <o:LockedField>false</o:LockedField>
            </o:OLEObject>
          </w:object>
        </w:r>
      </w:ins>
      <w:ins w:id="603" w:author="华血" w:date="2026-06-28T16:07:33Z"/>
      <w:del w:id="604" w:author="华血" w:date="2026-06-28T16:07:39Z">
        <w:r>
          <w:rPr>
            <w:rFonts w:ascii="方正书宋简体" w:hAnsi="方正书宋简体" w:cs="方正书宋简体"/>
            <w:sz w:val="20"/>
            <w:szCs w:val="20"/>
          </w:rPr>
          <w:delText xml:space="preserve">asr_time_ms </w:delText>
        </w:r>
      </w:del>
      <w:r>
        <w:rPr>
          <w:rFonts w:ascii="方正书宋简体" w:hAnsi="方正书宋简体" w:cs="方正书宋简体"/>
          <w:sz w:val="20"/>
          <w:szCs w:val="20"/>
        </w:rPr>
        <w:t>下降至 1086.16ms，相比默认耗时减少 138.80ms），中文误差在预料之内明显变大了：CrossWOZ 的 CER 上升到了 0.0500，WER 也上升到了 0.0210。该结果显示，prefix给出的那些历史上下文在流式识别里发挥了重要的约束作用，能给音频 - 语言模型的局部决策带来更强纠正效果，从而抑制长句里逐步累积的误差。</w:t>
      </w:r>
    </w:p>
    <w:p w14:paraId="26C57500">
      <w:pPr>
        <w:ind w:firstLine="410"/>
        <w:rPr>
          <w:rFonts w:ascii="方正书宋简体" w:hAnsi="方正书宋简体" w:cs="方正书宋简体"/>
          <w:sz w:val="20"/>
          <w:szCs w:val="20"/>
        </w:rPr>
      </w:pPr>
      <w:r>
        <w:rPr>
          <w:rFonts w:ascii="方正书宋简体" w:hAnsi="方正书宋简体" w:cs="方正书宋简体"/>
          <w:sz w:val="20"/>
          <w:szCs w:val="20"/>
        </w:rPr>
        <w:t>由于中文是单字结构，而英文是单词组合，因此在中文数据集上</w:t>
      </w:r>
      <w:ins w:id="605" w:author="华血" w:date="2026-06-28T16:15:45Z">
        <w:r>
          <w:rPr>
            <w:rFonts w:hint="eastAsia" w:ascii="方正书宋简体" w:hAnsi="方正书宋简体" w:cs="方正书宋简体"/>
            <w:sz w:val="20"/>
            <w:szCs w:val="20"/>
            <w:lang w:val="en-US" w:eastAsia="zh-CN"/>
          </w:rPr>
          <w:t>本文</w:t>
        </w:r>
      </w:ins>
      <w:del w:id="606" w:author="华血" w:date="2026-06-28T16:15:42Z">
        <w:r>
          <w:rPr>
            <w:rFonts w:ascii="方正书宋简体" w:hAnsi="方正书宋简体" w:cs="方正书宋简体"/>
            <w:sz w:val="20"/>
            <w:szCs w:val="20"/>
          </w:rPr>
          <w:delText>我们</w:delText>
        </w:r>
      </w:del>
      <w:r>
        <w:rPr>
          <w:rFonts w:ascii="方正书宋简体" w:hAnsi="方正书宋简体" w:cs="方正书宋简体"/>
          <w:sz w:val="20"/>
          <w:szCs w:val="20"/>
        </w:rPr>
        <w:t>主要考察的是 CER 也就是字符的错误率，而英文数据集主要考察的是 WER 即词错误率。从中文数据集上看，随着上下文的扩大，CER有明显降低；而在英文数据集上，三个配置的 WER 可以说基本一致，最小的上下文有最低的 WER 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pPr>
        <w:ind w:firstLine="410"/>
        <w:rPr>
          <w:rFonts w:ascii="方正书宋简体" w:hAnsi="方正书宋简体" w:cs="方正书宋简体"/>
          <w:sz w:val="20"/>
          <w:szCs w:val="20"/>
        </w:rPr>
      </w:pPr>
      <w:r>
        <w:rPr>
          <w:rFonts w:ascii="方正书宋简体" w:hAnsi="方正书宋简体" w:cs="方正书宋简体"/>
          <w:sz w:val="20"/>
          <w:szCs w:val="20"/>
        </w:rPr>
        <w:t xml:space="preserve">最后从端到端交互预算看， 实验一与实验二显示 </w:t>
      </w:r>
      <w:ins w:id="607" w:author="华血" w:date="2026-06-28T16:08:02Z">
        <w:r>
          <w:rPr>
            <w:rFonts w:hint="eastAsia" w:ascii="方正书宋简体" w:hAnsi="方正书宋简体" w:cs="方正书宋简体"/>
            <w:position w:val="-10"/>
            <w:sz w:val="20"/>
            <w:szCs w:val="20"/>
          </w:rPr>
          <w:object>
            <v:shape id="_x0000_i1139" o:spt="75" type="#_x0000_t75" style="height:16pt;width:26pt;" o:ole="t" filled="f" o:preferrelative="t" stroked="f" coordsize="21600,21600">
              <v:path/>
              <v:fill on="f" focussize="0,0"/>
              <v:stroke on="f"/>
              <v:imagedata r:id="rId170" o:title=""/>
              <o:lock v:ext="edit" aspectratio="t"/>
              <w10:wrap type="none"/>
              <w10:anchorlock/>
            </v:shape>
            <o:OLEObject Type="Embed" ProgID="Equation.DSMT4" ShapeID="_x0000_i1139" DrawAspect="Content" ObjectID="_1468075825" r:id="rId220">
              <o:LockedField>false</o:LockedField>
            </o:OLEObject>
          </w:object>
        </w:r>
      </w:ins>
      <w:del w:id="609" w:author="华血" w:date="2026-06-28T16:08:02Z">
        <w:r>
          <w:rPr>
            <w:rFonts w:ascii="方正书宋简体" w:hAnsi="方正书宋简体" w:cs="方正书宋简体"/>
            <w:sz w:val="20"/>
            <w:szCs w:val="20"/>
          </w:rPr>
          <w:delText xml:space="preserve">long </w:delText>
        </w:r>
      </w:del>
      <w:r>
        <w:rPr>
          <w:rFonts w:ascii="方正书宋简体" w:hAnsi="方正书宋简体" w:cs="方正书宋简体"/>
          <w:sz w:val="20"/>
          <w:szCs w:val="20"/>
        </w:rPr>
        <w:t>及以上语音的 TTFT 已可稳定压缩至约 1.1s，而表 4-3 中不同上下文配置带来的 0.1–0.2s 尾部耗时已占去可观比例，因此需按场景进行取舍：对中文任务中识别正确性更敏感者，可启用 pre1&amp;f1 以降低句尾错误；pre0&amp;suf0 则作为极低延迟模式，或用于英文对话。考虑到对话式 LLM 在语义层面通常对噪声具有一定鲁棒性，转录文本的小误差预计对 LLM 的推理不会造成明显影响。后续可引入语义一致性与任务完成率等指标，直接量化“转写误差是否造成语义漂移”的数值。</w:t>
      </w:r>
    </w:p>
    <w:p w14:paraId="553F17EA">
      <w:pPr>
        <w:ind w:firstLine="0"/>
        <w:rPr>
          <w:rFonts w:ascii="黑体" w:hAnsi="黑体" w:eastAsia="黑体" w:cs="黑体"/>
          <w:b/>
          <w:bCs/>
          <w:sz w:val="24"/>
        </w:rPr>
      </w:pPr>
      <w:r>
        <w:rPr>
          <w:rFonts w:hint="eastAsia" w:ascii="黑体" w:hAnsi="黑体" w:eastAsia="黑体" w:cs="黑体"/>
          <w:b/>
          <w:bCs/>
          <w:sz w:val="24"/>
        </w:rPr>
        <w:t>5 总结与展望</w:t>
      </w:r>
    </w:p>
    <w:p w14:paraId="70854386">
      <w:pPr>
        <w:ind w:firstLine="0"/>
        <w:rPr>
          <w:rFonts w:ascii="方正书宋简体" w:hAnsi="方正书宋简体" w:cs="方正书宋简体"/>
          <w:sz w:val="20"/>
          <w:szCs w:val="20"/>
        </w:rPr>
      </w:pPr>
      <w:r>
        <w:rPr>
          <w:rFonts w:hint="eastAsia" w:ascii="黑体" w:hAnsi="黑体" w:eastAsia="黑体" w:cs="黑体"/>
          <w:b/>
          <w:bCs/>
          <w:sz w:val="24"/>
        </w:rPr>
        <w:t>5.1 全文总结</w:t>
      </w:r>
    </w:p>
    <w:p w14:paraId="437C59E6">
      <w:pPr>
        <w:ind w:firstLine="410"/>
        <w:rPr>
          <w:rFonts w:ascii="方正书宋简体" w:hAnsi="方正书宋简体" w:cs="方正书宋简体"/>
          <w:sz w:val="20"/>
          <w:szCs w:val="20"/>
        </w:rPr>
      </w:pPr>
      <w:r>
        <w:rPr>
          <w:rFonts w:ascii="方正书宋简体" w:hAnsi="方正书宋简体" w:cs="方正书宋简体"/>
          <w:sz w:val="20"/>
          <w:szCs w:val="20"/>
        </w:rPr>
        <w:t>本文围绕级联式语音对话系统在长语音输入下端点后等待时间过长的问题，设计并实现了一套基于流水线并行的低延迟语音对话架构。该架构以“流式</w:t>
      </w:r>
      <w:r>
        <w:rPr>
          <w:rFonts w:hint="eastAsia" w:ascii="方正书宋简体" w:hAnsi="方正书宋简体" w:cs="方正书宋简体"/>
          <w:sz w:val="20"/>
          <w:szCs w:val="20"/>
        </w:rPr>
        <w:t>计算</w:t>
      </w:r>
      <w:r>
        <w:rPr>
          <w:rFonts w:ascii="方正书宋简体" w:hAnsi="方正书宋简体" w:cs="方正书宋简体"/>
          <w:sz w:val="20"/>
          <w:szCs w:val="20"/>
        </w:rPr>
        <w:t>”和“状态增量”为</w:t>
      </w:r>
      <w:r>
        <w:rPr>
          <w:rFonts w:hint="eastAsia" w:ascii="方正书宋简体" w:hAnsi="方正书宋简体" w:cs="方正书宋简体"/>
          <w:sz w:val="20"/>
          <w:szCs w:val="20"/>
        </w:rPr>
        <w:t>设计主线</w:t>
      </w:r>
      <w:r>
        <w:rPr>
          <w:rFonts w:ascii="方正书宋简体" w:hAnsi="方正书宋简体" w:cs="方正书宋简体"/>
          <w:sz w:val="20"/>
          <w:szCs w:val="20"/>
        </w:rPr>
        <w:t>，将传统串行链路中的ASR全量转录与LLM一次性预填充改造为可重叠执行的流式处理过程</w:t>
      </w:r>
      <w:r>
        <w:rPr>
          <w:rFonts w:hint="eastAsia" w:ascii="方正书宋简体" w:hAnsi="方正书宋简体" w:cs="方正书宋简体"/>
          <w:sz w:val="20"/>
          <w:szCs w:val="20"/>
        </w:rPr>
        <w:t>：</w:t>
      </w:r>
      <w:r>
        <w:rPr>
          <w:rFonts w:ascii="方正书宋简体" w:hAnsi="方正书宋简体" w:cs="方正书宋简体"/>
          <w:sz w:val="20"/>
          <w:szCs w:val="20"/>
        </w:rPr>
        <w:t>在ASR侧，通过VAD分段、滑动窗口和前缀/后缀上下文，把偏离线的 Whisper 封装为可输出稳定增量文本的流式模块；在 LLM 侧，利用</w:t>
      </w:r>
      <w:ins w:id="610" w:author="华血" w:date="2026-06-28T16:08:13Z"/>
      <w:ins w:id="611" w:author="华血" w:date="2026-06-28T16:08:13Z"/>
      <w:ins w:id="612" w:author="华血" w:date="2026-06-28T16:08:13Z"/>
      <w:ins w:id="613" w:author="华血" w:date="2026-06-28T16:08:13Z">
        <w:r>
          <w:rPr>
            <w:rFonts w:ascii="方正书宋简体" w:hAnsi="方正书宋简体" w:cs="方正书宋简体"/>
            <w:position w:val="-10"/>
            <w:sz w:val="20"/>
            <w:szCs w:val="20"/>
          </w:rPr>
          <w:object>
            <v:shape id="_x0000_i1140" o:spt="75" type="#_x0000_t75" style="height:16pt;width:93pt;" o:ole="t" filled="f" o:preferrelative="t" stroked="f" coordsize="21600,21600">
              <v:fill on="f" focussize="0,0"/>
              <v:stroke on="f"/>
              <v:imagedata r:id="rId222" o:title=""/>
              <o:lock v:ext="edit" aspectratio="t"/>
              <w10:wrap type="none"/>
              <w10:anchorlock/>
            </v:shape>
            <o:OLEObject Type="Embed" ProgID="Equation.DSMT4" ShapeID="_x0000_i1140" DrawAspect="Content" ObjectID="_1468075826" r:id="rId221">
              <o:LockedField>false</o:LockedField>
            </o:OLEObject>
          </w:object>
        </w:r>
      </w:ins>
      <w:ins w:id="615" w:author="华血" w:date="2026-06-28T16:08:13Z"/>
      <w:del w:id="616" w:author="华血" w:date="2026-06-28T16:08:13Z">
        <w:r>
          <w:rPr>
            <w:rFonts w:ascii="方正书宋简体" w:hAnsi="方正书宋简体" w:cs="方正书宋简体"/>
            <w:sz w:val="20"/>
            <w:szCs w:val="20"/>
          </w:rPr>
          <w:delText>past_key_values</w:delText>
        </w:r>
      </w:del>
      <w:r>
        <w:rPr>
          <w:rFonts w:ascii="方正书宋简体" w:hAnsi="方正书宋简体" w:cs="方正书宋简体"/>
          <w:sz w:val="20"/>
          <w:szCs w:val="20"/>
        </w:rPr>
        <w:t>对新增文本片段进行增量预填充，并复用预填充阶段最后一步</w:t>
      </w:r>
      <w:ins w:id="617" w:author="华血" w:date="2026-06-28T16:08:27Z"/>
      <w:ins w:id="618" w:author="华血" w:date="2026-06-28T16:08:27Z"/>
      <w:ins w:id="619" w:author="华血" w:date="2026-06-28T16:08:27Z"/>
      <w:ins w:id="620" w:author="华血" w:date="2026-06-28T16:08:27Z">
        <w:r>
          <w:rPr>
            <w:rFonts w:ascii="方正书宋简体" w:hAnsi="方正书宋简体" w:cs="方正书宋简体"/>
            <w:position w:val="-10"/>
            <w:sz w:val="20"/>
            <w:szCs w:val="20"/>
          </w:rPr>
          <w:object>
            <v:shape id="_x0000_i1141" o:spt="75" type="#_x0000_t75" style="height:16pt;width:31pt;" o:ole="t" filled="f" o:preferrelative="t" stroked="f" coordsize="21600,21600">
              <v:fill on="f" focussize="0,0"/>
              <v:stroke on="f"/>
              <v:imagedata r:id="rId224" o:title=""/>
              <o:lock v:ext="edit" aspectratio="t"/>
              <w10:wrap type="none"/>
              <w10:anchorlock/>
            </v:shape>
            <o:OLEObject Type="Embed" ProgID="Equation.DSMT4" ShapeID="_x0000_i1141" DrawAspect="Content" ObjectID="_1468075827" r:id="rId223">
              <o:LockedField>false</o:LockedField>
            </o:OLEObject>
          </w:object>
        </w:r>
      </w:ins>
      <w:ins w:id="622" w:author="华血" w:date="2026-06-28T16:08:27Z"/>
      <w:del w:id="623" w:author="华血" w:date="2026-06-28T16:08:27Z">
        <w:r>
          <w:rPr>
            <w:rFonts w:ascii="方正书宋简体" w:hAnsi="方正书宋简体" w:cs="方正书宋简体"/>
            <w:sz w:val="20"/>
            <w:szCs w:val="20"/>
          </w:rPr>
          <w:delText>logits</w:delText>
        </w:r>
      </w:del>
      <w:r>
        <w:rPr>
          <w:rFonts w:ascii="方正书宋简体" w:hAnsi="方正书宋简体" w:cs="方正书宋简体"/>
          <w:sz w:val="20"/>
          <w:szCs w:val="20"/>
        </w:rPr>
        <w:t>启动首token解码。需要指出的是，该策略并不改变注意力计算的复杂度阶数，而是把原本集中在End-of-Speech之后的预填充计算提前到用户</w:t>
      </w:r>
      <w:r>
        <w:rPr>
          <w:rFonts w:hint="eastAsia" w:ascii="方正书宋简体" w:hAnsi="方正书宋简体" w:cs="方正书宋简体"/>
          <w:sz w:val="20"/>
          <w:szCs w:val="20"/>
        </w:rPr>
        <w:t>说话</w:t>
      </w:r>
      <w:r>
        <w:rPr>
          <w:rFonts w:ascii="方正书宋简体" w:hAnsi="方正书宋简体" w:cs="方正书宋简体"/>
          <w:sz w:val="20"/>
          <w:szCs w:val="20"/>
        </w:rPr>
        <w:t>过程中，从而减少端点后的关键路径耗时。</w:t>
      </w:r>
    </w:p>
    <w:p w14:paraId="1491ADE4">
      <w:pPr>
        <w:ind w:firstLine="410"/>
        <w:rPr>
          <w:rFonts w:ascii="方正书宋简体" w:hAnsi="方正书宋简体" w:cs="方正书宋简体"/>
          <w:sz w:val="20"/>
          <w:szCs w:val="20"/>
        </w:rPr>
      </w:pPr>
      <w:commentRangeStart w:id="15"/>
      <w:r>
        <w:rPr>
          <w:rFonts w:ascii="方正书宋简体" w:hAnsi="方正书宋简体" w:cs="方正书宋简体"/>
          <w:sz w:val="20"/>
          <w:szCs w:val="20"/>
        </w:rPr>
        <w:t>实验结果验证了该架构的有效性。在从 MultiWOZ 与 CrossWOZ 构建的长语音数据集上，</w:t>
      </w:r>
      <w:r>
        <w:rPr>
          <w:rFonts w:hint="eastAsia" w:ascii="方正书宋简体" w:hAnsi="方正书宋简体" w:cs="方正书宋简体"/>
          <w:sz w:val="20"/>
          <w:szCs w:val="20"/>
        </w:rPr>
        <w:t>本文系统</w:t>
      </w:r>
      <w:r>
        <w:rPr>
          <w:rFonts w:ascii="方正书宋简体" w:hAnsi="方正书宋简体" w:cs="方正书宋简体"/>
          <w:sz w:val="20"/>
          <w:szCs w:val="20"/>
        </w:rPr>
        <w:t>比传统非流式基线在 15 秒以上的长语音分组中</w:t>
      </w:r>
      <w:r>
        <w:rPr>
          <w:rFonts w:hint="eastAsia" w:ascii="方正书宋简体" w:hAnsi="方正书宋简体" w:cs="方正书宋简体"/>
          <w:sz w:val="20"/>
          <w:szCs w:val="20"/>
        </w:rPr>
        <w:t>具</w:t>
      </w:r>
      <w:r>
        <w:rPr>
          <w:rFonts w:ascii="方正书宋简体" w:hAnsi="方正书宋简体" w:cs="方正书宋简体"/>
          <w:sz w:val="20"/>
          <w:szCs w:val="20"/>
        </w:rPr>
        <w:t>有稳定的优势，其将TTFT保持在了一个稳定的</w:t>
      </w:r>
      <w:r>
        <w:rPr>
          <w:rFonts w:hint="eastAsia" w:ascii="方正书宋简体" w:hAnsi="方正书宋简体" w:cs="方正书宋简体"/>
          <w:sz w:val="20"/>
          <w:szCs w:val="20"/>
        </w:rPr>
        <w:t>范围内</w:t>
      </w:r>
      <w:r>
        <w:rPr>
          <w:rFonts w:ascii="方正书宋简体" w:hAnsi="方正书宋简体" w:cs="方正书宋简体"/>
          <w:sz w:val="20"/>
          <w:szCs w:val="20"/>
        </w:rPr>
        <w:t>。同时</w:t>
      </w:r>
      <w:r>
        <w:rPr>
          <w:rFonts w:hint="eastAsia" w:ascii="方正书宋简体" w:hAnsi="方正书宋简体" w:cs="方正书宋简体"/>
          <w:sz w:val="20"/>
          <w:szCs w:val="20"/>
        </w:rPr>
        <w:t>通过滑动窗口上下文</w:t>
      </w:r>
      <w:r>
        <w:rPr>
          <w:rFonts w:ascii="方正书宋简体" w:hAnsi="方正书宋简体" w:cs="方正书宋简体"/>
          <w:sz w:val="20"/>
          <w:szCs w:val="20"/>
        </w:rPr>
        <w:t>维持了语音转录文本的准确性，WER/CER处于可接受范围内。</w:t>
      </w:r>
      <w:r>
        <w:rPr>
          <w:rFonts w:hint="eastAsia" w:ascii="方正书宋简体" w:hAnsi="方正书宋简体" w:cs="方正书宋简体"/>
          <w:sz w:val="20"/>
          <w:szCs w:val="20"/>
        </w:rPr>
        <w:t>虽然在</w:t>
      </w:r>
      <w:ins w:id="624" w:author="华血" w:date="2026-06-28T16:08:54Z">
        <w:r>
          <w:rPr>
            <w:rFonts w:hint="eastAsia" w:ascii="方正书宋简体" w:hAnsi="方正书宋简体" w:cs="方正书宋简体"/>
            <w:position w:val="-10"/>
            <w:sz w:val="20"/>
            <w:szCs w:val="20"/>
          </w:rPr>
          <w:object>
            <v:shape id="_x0000_i1142" o:spt="75" type="#_x0000_t75" style="height:16pt;width:26pt;" o:ole="t" filled="f" o:preferrelative="t" stroked="f" coordsize="21600,21600">
              <v:path/>
              <v:fill on="f" focussize="0,0"/>
              <v:stroke on="f"/>
              <v:imagedata r:id="rId170" o:title=""/>
              <o:lock v:ext="edit" aspectratio="t"/>
              <w10:wrap type="none"/>
              <w10:anchorlock/>
            </v:shape>
            <o:OLEObject Type="Embed" ProgID="Equation.DSMT4" ShapeID="_x0000_i1142" DrawAspect="Content" ObjectID="_1468075828" r:id="rId225">
              <o:LockedField>false</o:LockedField>
            </o:OLEObject>
          </w:object>
        </w:r>
      </w:ins>
      <w:del w:id="626" w:author="华血" w:date="2026-06-28T16:08:54Z">
        <w:r>
          <w:rPr>
            <w:rFonts w:ascii="方正书宋简体" w:hAnsi="方正书宋简体" w:cs="方正书宋简体"/>
            <w:sz w:val="20"/>
            <w:szCs w:val="20"/>
          </w:rPr>
          <w:delText>long</w:delText>
        </w:r>
      </w:del>
      <w:r>
        <w:rPr>
          <w:rFonts w:ascii="方正书宋简体" w:hAnsi="方正书宋简体" w:cs="方正书宋简体"/>
          <w:sz w:val="20"/>
          <w:szCs w:val="20"/>
        </w:rPr>
        <w:t>及以上分组的TTFT仍然有约为1.1s，与人类对话中约200ms</w:t>
      </w:r>
      <w:ins w:id="627" w:author="华血" w:date="2026-06-27T12:39:12Z">
        <w:r>
          <w:rPr>
            <w:rFonts w:hint="eastAsia" w:ascii="方正书宋简体" w:hAnsi="方正书宋简体" w:cs="方正书宋简体"/>
            <w:sz w:val="20"/>
            <w:szCs w:val="20"/>
            <w:rPrChange w:id="628" w:author="华血" w:date="2026-06-27T12:39:12Z">
              <w:rPr>
                <w:rFonts w:hint="eastAsia"/>
              </w:rPr>
            </w:rPrChange>
          </w:rPr>
          <w:t>[22]</w:t>
        </w:r>
      </w:ins>
      <w:r>
        <w:rPr>
          <w:rFonts w:ascii="方正书宋简体" w:hAnsi="方正书宋简体" w:cs="方正书宋简体"/>
          <w:sz w:val="20"/>
          <w:szCs w:val="20"/>
        </w:rPr>
        <w:t>的对话间隙仍有一定差距，但与传统串行方式相比，</w:t>
      </w:r>
      <w:r>
        <w:rPr>
          <w:rFonts w:hint="eastAsia" w:ascii="方正书宋简体" w:hAnsi="方正书宋简体" w:cs="方正书宋简体"/>
          <w:sz w:val="20"/>
          <w:szCs w:val="20"/>
        </w:rPr>
        <w:t>其</w:t>
      </w:r>
      <w:r>
        <w:rPr>
          <w:rFonts w:ascii="方正书宋简体" w:hAnsi="方正书宋简体" w:cs="方正书宋简体"/>
          <w:sz w:val="20"/>
          <w:szCs w:val="20"/>
        </w:rPr>
        <w:t>最大的优势在于长语音场景下的TTFT在达到一定数值后不再随着语音时长增长。未来借助更高效的推理硬件、更低延迟的ASR模型及进一步调度优化 ，继续压缩这段端点后等待时间，即可实现任意长度语音均保持与人类对话间隙一致的响应延迟。</w:t>
      </w:r>
      <w:commentRangeEnd w:id="15"/>
      <w:r>
        <w:rPr>
          <w:rStyle w:val="37"/>
          <w:rFonts w:ascii="方正书宋简体" w:hAnsi="方正书宋简体" w:cs="方正书宋简体"/>
          <w:sz w:val="20"/>
          <w:szCs w:val="20"/>
        </w:rPr>
        <w:commentReference w:id="15"/>
      </w:r>
    </w:p>
    <w:p w14:paraId="33C8B56F">
      <w:pPr>
        <w:ind w:firstLine="0"/>
        <w:rPr>
          <w:rFonts w:ascii="方正书宋简体" w:hAnsi="方正书宋简体" w:cs="方正书宋简体"/>
          <w:sz w:val="20"/>
          <w:szCs w:val="20"/>
        </w:rPr>
      </w:pPr>
      <w:r>
        <w:rPr>
          <w:rFonts w:hint="eastAsia" w:ascii="黑体" w:hAnsi="黑体" w:eastAsia="黑体" w:cs="黑体"/>
          <w:b/>
          <w:bCs/>
          <w:sz w:val="24"/>
        </w:rPr>
        <w:t>5.2 研究局限性</w:t>
      </w:r>
    </w:p>
    <w:p w14:paraId="35E5203E">
      <w:pPr>
        <w:ind w:firstLine="410"/>
        <w:rPr>
          <w:rFonts w:ascii="方正书宋简体" w:hAnsi="方正书宋简体" w:cs="方正书宋简体"/>
          <w:sz w:val="20"/>
          <w:szCs w:val="20"/>
        </w:rPr>
      </w:pPr>
      <w:r>
        <w:rPr>
          <w:rFonts w:ascii="方正书宋简体" w:hAnsi="方正书宋简体" w:cs="方正书宋简体"/>
          <w:sz w:val="20"/>
          <w:szCs w:val="20"/>
        </w:rPr>
        <w:t>尽管本文降低了长语音场景下的端点后等待，但系统仍受级联架构约束。首先，当前原型仍遵循“用户发言—系统处理—系统回复”的半双工话轮模式，尚不能处理自然对话中的重叠说话与打断。其次，ASR 与LLM之间仍以文本作为唯一接口，语调、情绪、停顿等副语言信息会在转写过程中丢失。再次，本文测试音频主要由TTS合成，真实噪声、口音和麦克风条件下的鲁棒性仍需进一步验证。</w:t>
      </w:r>
    </w:p>
    <w:p w14:paraId="3212B7DA">
      <w:pPr>
        <w:ind w:firstLine="0"/>
        <w:rPr>
          <w:rFonts w:ascii="黑体" w:hAnsi="黑体" w:eastAsia="黑体" w:cs="黑体"/>
          <w:b/>
          <w:bCs/>
          <w:sz w:val="24"/>
        </w:rPr>
      </w:pPr>
      <w:r>
        <w:rPr>
          <w:rFonts w:hint="eastAsia" w:ascii="黑体" w:hAnsi="黑体" w:eastAsia="黑体" w:cs="黑体"/>
          <w:b/>
          <w:bCs/>
          <w:sz w:val="24"/>
        </w:rPr>
        <w:t>5.3 未来工作</w:t>
      </w:r>
    </w:p>
    <w:p w14:paraId="1323EB0F">
      <w:pPr>
        <w:ind w:firstLine="410"/>
        <w:rPr>
          <w:rFonts w:ascii="方正书宋简体" w:hAnsi="方正书宋简体" w:cs="方正书宋简体"/>
          <w:sz w:val="20"/>
          <w:szCs w:val="20"/>
        </w:rPr>
      </w:pPr>
      <w:r>
        <w:rPr>
          <w:rFonts w:ascii="方正书宋简体" w:hAnsi="方正书宋简体" w:cs="方正书宋简体"/>
          <w:sz w:val="20"/>
          <w:szCs w:val="20"/>
        </w:rPr>
        <w:t>未来工作将集中在两方面。第一，抑制尾部延迟抖动：实验日志显示，部分长语音样本的峰值延迟来自末端连续分段触发，后续可通过末端合并、队列回压和自适应调度减少重复 ASR 推理。第二，优化话轮结束判定：真实对话通常依赖静音阈值判断用户是否结束发言，当模型端 TTFT 已压缩到约 1 s 后，固定静音等待会成为新的主导项。后续可引入轻量级语义结束判别模型（End-of-Utterance, EOU），结合流式 ASR 文本和上下文预测话轮是否语义完结，从而进一步降低真实交互等待。</w:t>
      </w:r>
    </w:p>
    <w:p w14:paraId="63FD4F27">
      <w:pPr>
        <w:ind w:firstLine="410"/>
        <w:rPr>
          <w:rFonts w:ascii="方正书宋简体" w:hAnsi="方正书宋简体" w:cs="方正书宋简体"/>
          <w:sz w:val="20"/>
          <w:szCs w:val="20"/>
        </w:rPr>
      </w:pPr>
    </w:p>
    <w:p w14:paraId="07D2678F">
      <w:pPr>
        <w:adjustRightInd w:val="0"/>
        <w:spacing w:line="240" w:lineRule="auto"/>
        <w:ind w:firstLine="0"/>
        <w:rPr>
          <w:color w:val="FF0000"/>
          <w:sz w:val="21"/>
          <w:szCs w:val="21"/>
        </w:rPr>
      </w:pPr>
      <w:r>
        <w:rPr>
          <w:rFonts w:hint="eastAsia" w:ascii="黑体" w:hAnsi="黑体" w:eastAsia="黑体"/>
          <w:sz w:val="24"/>
        </w:rPr>
        <w:t>参考文献</w:t>
      </w:r>
      <w:r>
        <w:rPr>
          <w:rFonts w:ascii="黑体" w:hAnsi="黑体" w:eastAsia="黑体"/>
          <w:bCs/>
          <w:sz w:val="24"/>
        </w:rPr>
        <w:t>:</w:t>
      </w:r>
    </w:p>
    <w:p w14:paraId="2DDB8B01">
      <w:pPr>
        <w:pStyle w:val="45"/>
        <w:numPr>
          <w:ilvl w:val="0"/>
          <w:numId w:val="0"/>
        </w:numPr>
        <w:wordWrap w:val="0"/>
        <w:adjustRightInd w:val="0"/>
        <w:spacing w:line="240" w:lineRule="auto"/>
        <w:ind w:left="184" w:hanging="184" w:hangingChars="100"/>
        <w:textAlignment w:val="top"/>
      </w:pPr>
      <w:r>
        <w:rPr>
          <w:rFonts w:hint="eastAsia"/>
        </w:rPr>
        <w:t>[1] OpenAI. GPT-4o system card[EB/OL]. 2024. https://arxiv.org/abs/2410.21276.</w:t>
      </w:r>
    </w:p>
    <w:p w14:paraId="5A7065BA">
      <w:pPr>
        <w:pStyle w:val="45"/>
        <w:numPr>
          <w:ilvl w:val="0"/>
          <w:numId w:val="0"/>
        </w:numPr>
        <w:wordWrap w:val="0"/>
        <w:adjustRightInd w:val="0"/>
        <w:spacing w:line="240" w:lineRule="auto"/>
        <w:ind w:left="184" w:hanging="184" w:hangingChars="100"/>
        <w:textAlignment w:val="top"/>
      </w:pPr>
      <w:r>
        <w:rPr>
          <w:rFonts w:hint="eastAsia"/>
        </w:rPr>
        <w:t>[2] Gemini Team. Gemini 1.5: unlocking multimodal understanding across millions of tokens of context[EB/OL]. 2024. https://arxiv.org/abs/2403.05530.</w:t>
      </w:r>
    </w:p>
    <w:p w14:paraId="24FB6B89">
      <w:pPr>
        <w:pStyle w:val="45"/>
        <w:numPr>
          <w:ilvl w:val="0"/>
          <w:numId w:val="0"/>
        </w:numPr>
        <w:wordWrap w:val="0"/>
        <w:adjustRightInd w:val="0"/>
        <w:spacing w:line="240" w:lineRule="auto"/>
        <w:ind w:left="184" w:hanging="184" w:hangingChars="100"/>
        <w:textAlignment w:val="top"/>
      </w:pPr>
      <w:r>
        <w:rPr>
          <w:rFonts w:hint="eastAsia"/>
        </w:rPr>
        <w:t>[3] GRAVES A. Sequence transduction with recurrent neural networks[EB/OL]. 2012. https://arxiv.org/abs/1211.3711.</w:t>
      </w:r>
    </w:p>
    <w:p w14:paraId="5C592DE0">
      <w:pPr>
        <w:pStyle w:val="45"/>
        <w:numPr>
          <w:ilvl w:val="0"/>
          <w:numId w:val="0"/>
        </w:numPr>
        <w:wordWrap w:val="0"/>
        <w:adjustRightInd w:val="0"/>
        <w:spacing w:line="240" w:lineRule="auto"/>
        <w:ind w:left="184" w:hanging="184" w:hangingChars="100"/>
        <w:textAlignment w:val="top"/>
      </w:pPr>
      <w:r>
        <w:rPr>
          <w:rFonts w:hint="eastAsia"/>
        </w:rPr>
        <w:t>[4] VASWANI A, SHAZEER N, PARMAR N, et al. Attention is all you need[C]//Advances in Neural Information Processing Systems. Red Hook: Curran Associates, 2017, 30: 5998-6008.</w:t>
      </w:r>
    </w:p>
    <w:p w14:paraId="6441D2AC">
      <w:pPr>
        <w:pStyle w:val="45"/>
        <w:numPr>
          <w:ilvl w:val="0"/>
          <w:numId w:val="0"/>
        </w:numPr>
        <w:wordWrap w:val="0"/>
        <w:adjustRightInd w:val="0"/>
        <w:spacing w:line="240" w:lineRule="auto"/>
        <w:ind w:left="184" w:hanging="184" w:hangingChars="100"/>
        <w:textAlignment w:val="top"/>
      </w:pPr>
      <w:r>
        <w:rPr>
          <w:rFonts w:hint="eastAsia"/>
        </w:rPr>
        <w:t>[5] GULATI A, QIN J, CHIU C C, et al. Conformer: convolution-augmented Transformer for speech recognition[C]//Proceedings of Interspeech 2020. Baixas: ISCA, 2020: 5036-5040.</w:t>
      </w:r>
    </w:p>
    <w:p w14:paraId="4C3C0AB1">
      <w:pPr>
        <w:pStyle w:val="45"/>
        <w:numPr>
          <w:ilvl w:val="0"/>
          <w:numId w:val="0"/>
        </w:numPr>
        <w:wordWrap w:val="0"/>
        <w:adjustRightInd w:val="0"/>
        <w:spacing w:line="240" w:lineRule="auto"/>
        <w:ind w:left="184" w:hanging="184" w:hangingChars="100"/>
        <w:textAlignment w:val="top"/>
      </w:pPr>
      <w:r>
        <w:rPr>
          <w:rFonts w:hint="eastAsia"/>
        </w:rPr>
        <w:t>[6] RADFORD A, KIM J W, XU T, et al. Robust speech recognition via large-scale weak supervision[C]//Proceedings of the 40th International Conference on Machine Learning. PMLR, 2023, 202: 28492-28518.</w:t>
      </w:r>
    </w:p>
    <w:p w14:paraId="36730BF5">
      <w:pPr>
        <w:pStyle w:val="45"/>
        <w:numPr>
          <w:ilvl w:val="0"/>
          <w:numId w:val="0"/>
        </w:numPr>
        <w:wordWrap w:val="0"/>
        <w:adjustRightInd w:val="0"/>
        <w:spacing w:line="240" w:lineRule="auto"/>
        <w:ind w:left="184" w:hanging="184" w:hangingChars="100"/>
        <w:textAlignment w:val="top"/>
      </w:pPr>
      <w:r>
        <w:rPr>
          <w:rFonts w:hint="eastAsia"/>
        </w:rPr>
        <w:t>[7] KRICHLI T, RAJ B, KESHET J. CarelessWhisper: turning Whisper into a causal streaming model[EB/OL]. 2025. https://arxiv.org/abs/2508.12301.</w:t>
      </w:r>
    </w:p>
    <w:p w14:paraId="769E7FCE">
      <w:pPr>
        <w:pStyle w:val="45"/>
        <w:numPr>
          <w:ilvl w:val="0"/>
          <w:numId w:val="0"/>
        </w:numPr>
        <w:wordWrap w:val="0"/>
        <w:adjustRightInd w:val="0"/>
        <w:spacing w:line="240" w:lineRule="auto"/>
        <w:ind w:left="184" w:hanging="184" w:hangingChars="100"/>
        <w:textAlignment w:val="top"/>
      </w:pPr>
      <w:r>
        <w:rPr>
          <w:rFonts w:hint="eastAsia"/>
        </w:rPr>
        <w:t>[8] YU J, CHIU C C, HAN W, et al. FastEmit: low-latency streaming ASR with sequence-level emission regularization[C]//Proceedings of ICASSP 2021. Piscataway: IEEE, 2021: 6004-6008.</w:t>
      </w:r>
    </w:p>
    <w:p w14:paraId="3999FED1">
      <w:pPr>
        <w:pStyle w:val="45"/>
        <w:numPr>
          <w:ilvl w:val="0"/>
          <w:numId w:val="0"/>
        </w:numPr>
        <w:wordWrap w:val="0"/>
        <w:adjustRightInd w:val="0"/>
        <w:spacing w:line="240" w:lineRule="auto"/>
        <w:ind w:left="184" w:hanging="184" w:hangingChars="100"/>
        <w:textAlignment w:val="top"/>
      </w:pPr>
      <w:r>
        <w:rPr>
          <w:rFonts w:hint="eastAsia"/>
        </w:rPr>
        <w:t>[9] POPE R, DOUGLAS S, CHOWDHERY A, et al. Efficiently scaling Transformer inference[EB/OL]. 2022. https://arxiv.org/abs/2211.05102.</w:t>
      </w:r>
    </w:p>
    <w:p w14:paraId="63D170DD">
      <w:pPr>
        <w:pStyle w:val="45"/>
        <w:numPr>
          <w:ilvl w:val="0"/>
          <w:numId w:val="0"/>
        </w:numPr>
        <w:wordWrap w:val="0"/>
        <w:adjustRightInd w:val="0"/>
        <w:spacing w:line="240" w:lineRule="auto"/>
        <w:ind w:left="184" w:hanging="184" w:hangingChars="100"/>
        <w:textAlignment w:val="top"/>
      </w:pPr>
      <w:r>
        <w:rPr>
          <w:rFonts w:hint="eastAsia"/>
        </w:rPr>
        <w:t>[10] DAO T, FU D Y, ERMON S, et al. FlashAttention: fast and memory-efficient exact attention with IO-awareness[C]//Advances in Neural Information Processing Systems. Red Hook: Curran Associates, 2022, 35: 16344-16359.</w:t>
      </w:r>
    </w:p>
    <w:p w14:paraId="74E3BF6D">
      <w:pPr>
        <w:pStyle w:val="45"/>
        <w:numPr>
          <w:ilvl w:val="0"/>
          <w:numId w:val="0"/>
        </w:numPr>
        <w:wordWrap w:val="0"/>
        <w:adjustRightInd w:val="0"/>
        <w:spacing w:line="240" w:lineRule="auto"/>
        <w:ind w:left="184" w:hanging="184" w:hangingChars="100"/>
        <w:textAlignment w:val="top"/>
      </w:pPr>
      <w:r>
        <w:rPr>
          <w:rFonts w:hint="eastAsia"/>
        </w:rPr>
        <w:t>[11] XIAO G, TIAN Y, CHEN B, et al. Efficient streaming language models with attention sinks[EB/OL]. 2023. https://arxiv.org/abs/2309.17453.</w:t>
      </w:r>
    </w:p>
    <w:p w14:paraId="60339D13">
      <w:pPr>
        <w:pStyle w:val="45"/>
        <w:numPr>
          <w:ilvl w:val="0"/>
          <w:numId w:val="0"/>
        </w:numPr>
        <w:wordWrap w:val="0"/>
        <w:adjustRightInd w:val="0"/>
        <w:spacing w:line="240" w:lineRule="auto"/>
        <w:ind w:left="184" w:hanging="184" w:hangingChars="100"/>
        <w:textAlignment w:val="top"/>
      </w:pPr>
      <w:r>
        <w:rPr>
          <w:rFonts w:hint="eastAsia"/>
        </w:rPr>
        <w:t>[12] SPERBER M, PAULIK M. Speech translation and the end-to-end promise: taking stock of where we are[C]//Proceedings of ACL. Stroudsburg: Association for Computational Linguistics, 2020: 7409-7421.</w:t>
      </w:r>
    </w:p>
    <w:p w14:paraId="371DD212">
      <w:pPr>
        <w:pStyle w:val="45"/>
        <w:numPr>
          <w:ilvl w:val="0"/>
          <w:numId w:val="0"/>
        </w:numPr>
        <w:wordWrap w:val="0"/>
        <w:adjustRightInd w:val="0"/>
        <w:spacing w:line="240" w:lineRule="auto"/>
        <w:ind w:left="184" w:hanging="184" w:hangingChars="100"/>
        <w:textAlignment w:val="top"/>
      </w:pPr>
      <w:r>
        <w:rPr>
          <w:rFonts w:hint="eastAsia"/>
        </w:rPr>
        <w:t>[13] BENTIVOGLI L, CETTOLO M, GAIDO M, et al. Cascade versus direct speech translation: do the differences still make a difference?[C]//Proceedings of ACL-IJCNLP. Stroudsburg: Association for Computational Linguistics, 2021: 2873-2887.</w:t>
      </w:r>
    </w:p>
    <w:p w14:paraId="0E10D329">
      <w:pPr>
        <w:pStyle w:val="45"/>
        <w:numPr>
          <w:ilvl w:val="0"/>
          <w:numId w:val="0"/>
        </w:numPr>
        <w:wordWrap w:val="0"/>
        <w:adjustRightInd w:val="0"/>
        <w:spacing w:line="240" w:lineRule="auto"/>
        <w:ind w:left="184" w:hanging="184" w:hangingChars="100"/>
        <w:textAlignment w:val="top"/>
      </w:pPr>
      <w:r>
        <w:rPr>
          <w:rFonts w:hint="eastAsia"/>
        </w:rPr>
        <w:t>[14] XIE Z, WU C. Mini-Omni: language models can hear, talk while thinking in streaming[EB/OL]. 2024. https://arxiv.org/abs/2408.16725.</w:t>
      </w:r>
    </w:p>
    <w:p w14:paraId="36817E79">
      <w:pPr>
        <w:pStyle w:val="45"/>
        <w:numPr>
          <w:ilvl w:val="0"/>
          <w:numId w:val="0"/>
        </w:numPr>
        <w:wordWrap w:val="0"/>
        <w:adjustRightInd w:val="0"/>
        <w:spacing w:line="240" w:lineRule="auto"/>
        <w:ind w:left="184" w:hanging="184" w:hangingChars="100"/>
        <w:textAlignment w:val="top"/>
      </w:pPr>
      <w:r>
        <w:rPr>
          <w:rFonts w:hint="eastAsia"/>
        </w:rPr>
        <w:t>[15] DÉFOSSEZ A, MAZARÉ L, ORSINI M, et al. Moshi: a speech-text foundation model for real-time dialogue[EB/OL]. 2024. https://arxiv.org/abs/2410.00037.</w:t>
      </w:r>
    </w:p>
    <w:p w14:paraId="20DDB2BD">
      <w:pPr>
        <w:pStyle w:val="45"/>
        <w:numPr>
          <w:ilvl w:val="0"/>
          <w:numId w:val="0"/>
        </w:numPr>
        <w:wordWrap w:val="0"/>
        <w:adjustRightInd w:val="0"/>
        <w:spacing w:line="240" w:lineRule="auto"/>
        <w:ind w:left="184" w:hanging="184" w:hangingChars="100"/>
        <w:textAlignment w:val="top"/>
      </w:pPr>
      <w:r>
        <w:rPr>
          <w:rFonts w:hint="eastAsia"/>
        </w:rPr>
        <w:t>[16] FANG Q, GUO S, ZHOU Y, et al. LLaMA-Omni: seamless speech interaction with large language models[C]//Proceedings of the 13th International Conference on Learning Representations. 2025.</w:t>
      </w:r>
    </w:p>
    <w:p w14:paraId="741EBAC6">
      <w:pPr>
        <w:pStyle w:val="45"/>
        <w:numPr>
          <w:ilvl w:val="0"/>
          <w:numId w:val="0"/>
        </w:numPr>
        <w:wordWrap w:val="0"/>
        <w:adjustRightInd w:val="0"/>
        <w:spacing w:line="240" w:lineRule="auto"/>
        <w:ind w:left="184" w:hanging="184" w:hangingChars="100"/>
        <w:textAlignment w:val="top"/>
      </w:pPr>
      <w:r>
        <w:rPr>
          <w:rFonts w:hint="eastAsia"/>
        </w:rPr>
        <w:t>[17] Silero Team. Silero VAD: pre-trained enterprise-grade voice activity detector[EB/OL]. 2024. https://github.com/snakers4/silero-vad.</w:t>
      </w:r>
    </w:p>
    <w:p w14:paraId="59F02E05">
      <w:pPr>
        <w:pStyle w:val="45"/>
        <w:numPr>
          <w:ilvl w:val="0"/>
          <w:numId w:val="0"/>
        </w:numPr>
        <w:wordWrap w:val="0"/>
        <w:adjustRightInd w:val="0"/>
        <w:spacing w:line="240" w:lineRule="auto"/>
        <w:ind w:left="184" w:hanging="184" w:hangingChars="100"/>
        <w:textAlignment w:val="top"/>
      </w:pPr>
      <w:r>
        <w:rPr>
          <w:rFonts w:hint="eastAsia"/>
        </w:rPr>
        <w:t>[18] BUDZIANOWSKI P, WEN T H, TSENG B H, et al. MultiWOZ: a large-scale multi-domain Wizard-of-Oz dataset for task-oriented dialogue modelling[C]//Proceedings of EMNLP 2018. Stroudsburg: Association for Computational Linguistics, 2018: 5016-5026.</w:t>
      </w:r>
    </w:p>
    <w:p w14:paraId="6E226BD3">
      <w:pPr>
        <w:pStyle w:val="45"/>
        <w:numPr>
          <w:ilvl w:val="0"/>
          <w:numId w:val="0"/>
        </w:numPr>
        <w:wordWrap w:val="0"/>
        <w:adjustRightInd w:val="0"/>
        <w:spacing w:line="240" w:lineRule="auto"/>
        <w:ind w:left="184" w:hanging="184" w:hangingChars="100"/>
        <w:textAlignment w:val="top"/>
      </w:pPr>
      <w:r>
        <w:rPr>
          <w:rFonts w:hint="eastAsia"/>
        </w:rPr>
        <w:t>[19] ZHU Q, HUANG K, ZHANG Z, et al. CrossWOZ: a large-scale Chinese cross-domain task-oriented dialogue dataset[J]. Transactions of the Association for Computational Linguistics, 2020, 8: 281-295.</w:t>
      </w:r>
    </w:p>
    <w:p w14:paraId="398F8114">
      <w:pPr>
        <w:pStyle w:val="45"/>
        <w:numPr>
          <w:ilvl w:val="0"/>
          <w:numId w:val="0"/>
        </w:numPr>
        <w:wordWrap w:val="0"/>
        <w:adjustRightInd w:val="0"/>
        <w:spacing w:line="240" w:lineRule="auto"/>
        <w:ind w:left="184" w:hanging="184" w:hangingChars="100"/>
        <w:textAlignment w:val="top"/>
      </w:pPr>
      <w:r>
        <w:rPr>
          <w:rFonts w:hint="eastAsia"/>
        </w:rPr>
        <w:t>[20] DU Z, WANG Y, CHEN Q, et al. CosyVoice 2: scalable streaming speech synthesis with large language models[EB/OL]. 2024. https://arxiv.org/abs/2412.10117.</w:t>
      </w:r>
    </w:p>
    <w:p w14:paraId="5157A6D2">
      <w:pPr>
        <w:pStyle w:val="45"/>
        <w:numPr>
          <w:ilvl w:val="0"/>
          <w:numId w:val="0"/>
        </w:numPr>
        <w:wordWrap w:val="0"/>
        <w:adjustRightInd w:val="0"/>
        <w:spacing w:line="240" w:lineRule="auto"/>
        <w:textAlignment w:val="top"/>
      </w:pPr>
      <w:r>
        <w:rPr>
          <w:rFonts w:hint="eastAsia"/>
        </w:rPr>
        <w:t>[21] YANG A, YANG B, HUI B, et al. Qwen2 technical report[EB/OL]. 2024. https://arxiv.org/abs/2407.10671.</w:t>
      </w:r>
    </w:p>
    <w:p w14:paraId="2AA795DD">
      <w:pPr>
        <w:pStyle w:val="45"/>
        <w:numPr>
          <w:ilvl w:val="0"/>
          <w:numId w:val="0"/>
        </w:numPr>
        <w:wordWrap w:val="0"/>
        <w:adjustRightInd w:val="0"/>
        <w:spacing w:line="240" w:lineRule="auto"/>
        <w:textAlignment w:val="top"/>
      </w:pPr>
      <w:ins w:id="629" w:author="华血" w:date="2026-06-27T12:39:25Z">
        <w:r>
          <w:rPr>
            <w:rFonts w:hint="eastAsia"/>
          </w:rPr>
          <w:t>[22] STIVERS T, ENFIELD N J, BROWN P, et al. Universality and cultural variation in turn-taking in conversation[J]. Proceedings of the National Academy of Sciences, 2009, 106(26): 10587-10592.</w:t>
        </w:r>
      </w:ins>
    </w:p>
    <w:p w14:paraId="7A2D1560">
      <w:pPr>
        <w:pStyle w:val="45"/>
        <w:numPr>
          <w:ilvl w:val="0"/>
          <w:numId w:val="0"/>
        </w:numPr>
        <w:wordWrap w:val="0"/>
        <w:adjustRightInd w:val="0"/>
        <w:spacing w:line="240" w:lineRule="auto"/>
        <w:textAlignment w:val="top"/>
        <w:sectPr>
          <w:type w:val="continuous"/>
          <w:pgSz w:w="11419" w:h="15621"/>
          <w:pgMar w:top="1814" w:right="794" w:bottom="454" w:left="794" w:header="680" w:footer="454" w:gutter="0"/>
          <w:cols w:space="425" w:num="2"/>
          <w:docGrid w:type="lines" w:linePitch="290" w:charSpace="0"/>
        </w:sectPr>
      </w:pPr>
    </w:p>
    <w:p w14:paraId="2E99F8C4">
      <w:pPr>
        <w:ind w:firstLine="0"/>
      </w:pPr>
    </w:p>
    <w:p w14:paraId="63E93877">
      <w:pPr>
        <w:ind w:firstLine="0"/>
      </w:pPr>
    </w:p>
    <w:p w14:paraId="05280F17">
      <w:pPr>
        <w:ind w:firstLine="0"/>
      </w:pPr>
    </w:p>
    <w:p w14:paraId="6CD7A15F">
      <w:pPr>
        <w:ind w:firstLine="0"/>
      </w:pPr>
    </w:p>
    <w:p w14:paraId="2756A64F">
      <w:pPr>
        <w:ind w:firstLine="0"/>
      </w:pPr>
    </w:p>
    <w:p w14:paraId="4236F4A6"/>
    <w:sectPr>
      <w:type w:val="continuous"/>
      <w:pgSz w:w="11419" w:h="15621"/>
      <w:pgMar w:top="1814" w:right="794" w:bottom="454" w:left="794" w:header="680" w:footer="454" w:gutter="0"/>
      <w:cols w:space="397" w:num="1"/>
      <w:docGrid w:type="lines" w:linePitch="29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Luo2" w:date="2026-06-23T08:32:00Z" w:initials="">
    <w:p w14:paraId="772B16C9">
      <w:r>
        <w:t>题名与摘要、正文中的“流水线并行”表述需保持一致；建议核定是否将“并行流式”统一为“流水线并行流式”，并同步检查页眉题名信息。</w:t>
      </w:r>
    </w:p>
  </w:comment>
  <w:comment w:id="1" w:author="Luo2" w:date="2026-06-23T08:32:00Z" w:initials="">
    <w:p w14:paraId="4B161E0C">
      <w:pPr>
        <w:pStyle w:val="14"/>
        <w:ind w:firstLine="0"/>
      </w:pPr>
      <w:r>
        <w:rPr>
          <w:rFonts w:hint="eastAsia"/>
        </w:rPr>
        <w:t>摘要中的降幅和最长分组减少值比较关键，这是判断本文研究成果的数值体现，建议补充测试集规模或分组口径，便于判断统计基准。</w:t>
      </w:r>
    </w:p>
  </w:comment>
  <w:comment w:id="2" w:author="Luo2" w:date="2026-06-23T08:32:00Z" w:initials="">
    <w:p w14:paraId="2A8B841C">
      <w:pPr>
        <w:pStyle w:val="14"/>
        <w:ind w:firstLine="0"/>
      </w:pPr>
      <w:r>
        <w:rPr>
          <w:rFonts w:hint="eastAsia"/>
        </w:rPr>
        <w:t>该处前沿模型背景建议略微压缩，建议更早引出级联式系统在长语音场景中的端点后等待问题。</w:t>
      </w:r>
    </w:p>
  </w:comment>
  <w:comment w:id="3" w:author="Luo2" w:date="2026-06-23T08:32:00Z" w:initials="">
    <w:p w14:paraId="17FD2773">
      <w:pPr>
        <w:pStyle w:val="14"/>
        <w:ind w:firstLine="0"/>
      </w:pPr>
      <w:r>
        <w:rPr>
          <w:rFonts w:hint="eastAsia"/>
        </w:rPr>
        <w:t>公式(1)后必须补充各延迟项的符号定义，必须确保公式中的所有变量均有说明！</w:t>
      </w:r>
    </w:p>
    <w:p w14:paraId="4557E02B">
      <w:pPr>
        <w:pStyle w:val="14"/>
        <w:ind w:firstLine="0"/>
      </w:pPr>
      <w:r>
        <w:rPr>
          <w:rFonts w:hint="eastAsia"/>
        </w:rPr>
        <w:t>并说明网络延迟、TTS延迟是否纳入本文TTFT统计口径。</w:t>
      </w:r>
    </w:p>
  </w:comment>
  <w:comment w:id="4" w:author="Luo2" w:date="2026-06-23T08:32:00Z" w:initials="">
    <w:p w14:paraId="573F9BB9">
      <w:pPr>
        <w:pStyle w:val="14"/>
        <w:ind w:firstLine="0"/>
      </w:pPr>
      <w:r>
        <w:rPr>
          <w:rFonts w:hint="eastAsia"/>
        </w:rPr>
        <w:t>“没法并行化”表述过于绝对，建议改为“并行训练效率受限”或补充具体限制条件。</w:t>
      </w:r>
    </w:p>
  </w:comment>
  <w:comment w:id="5" w:author="Luo2" w:date="2026-06-23T08:32:00Z" w:initials="">
    <w:p w14:paraId="3E45FAB3">
      <w:pPr>
        <w:pStyle w:val="14"/>
        <w:ind w:firstLine="0"/>
      </w:pPr>
      <w:r>
        <w:rPr>
          <w:rFonts w:hint="eastAsia"/>
        </w:rPr>
        <w:t>此句指代不清，建议明确测试基准的构建方式，如TTS合成、累积对话长度划分和样本规模。</w:t>
      </w:r>
    </w:p>
  </w:comment>
  <w:comment w:id="6" w:author="Luo2" w:date="2026-06-23T08:32:00Z" w:initials="">
    <w:p w14:paraId="1DAF6D7C">
      <w:r>
        <w:t>建议注明所用Whisper版本对应的Mel维度；若实验实际使用Whisper-Turbo，应与后文模型配置保持一致。</w:t>
      </w:r>
    </w:p>
  </w:comment>
  <w:comment w:id="7" w:author="Luo2" w:date="2026-06-23T08:32:00Z" w:initials="">
    <w:p w14:paraId="6E07FA52">
      <w:r>
        <w:t>建议进一步区分“解码阶段KV Cache复用”和“增量prefill前移计算”两层机制，避免读者误解为复杂度阶数降低。</w:t>
      </w:r>
    </w:p>
  </w:comment>
  <w:comment w:id="8" w:author="Luo2" w:date="2026-06-23T08:32:00Z" w:initials="">
    <w:p w14:paraId="431B188B">
      <w:r>
        <w:t>正文编号“图3-1”与图题“图3”不一致，需统一全文图号和交叉引用。</w:t>
      </w:r>
    </w:p>
  </w:comment>
  <w:comment w:id="9" w:author="Luo2" w:date="2026-06-23T08:32:00Z" w:initials="">
    <w:p w14:paraId="018976F9">
      <w:r>
        <w:t>建议说明500 ms块长、2 s最小语音、300 ms静音阈值的选择依据，必要时增加参数敏感性说明。</w:t>
      </w:r>
    </w:p>
  </w:comment>
  <w:comment w:id="10" w:author="Luo2" w:date="2026-06-23T08:32:00Z" w:initials="">
    <w:p w14:paraId="11A5E635">
      <w:r>
        <w:t>该句口语化较明显，建议改为学术表达，并将“边听边算”表述为“音频输入期间的增量计算”。</w:t>
      </w:r>
    </w:p>
  </w:comment>
  <w:comment w:id="11" w:author="Luo2" w:date="2026-06-23T08:32:00Z" w:initials="">
    <w:p w14:paraId="247D3821">
      <w:r>
        <w:t>MultiWOZ/CrossWOZ并非普通单轮语料，建议改为“单次用户输入时长有限”等更准确表述。</w:t>
      </w:r>
    </w:p>
  </w:comment>
  <w:comment w:id="12" w:author="Luo2" w:date="2026-06-23T08:32:00Z" w:initials="">
    <w:p w14:paraId="72DF03CB">
      <w:r>
        <w:t>建议补充推理精度、batch大小、最大输出token、是否启用FlashAttention或vLLM等关键配置。</w:t>
      </w:r>
    </w:p>
  </w:comment>
  <w:comment w:id="13" w:author="Luo2" w:date="2026-06-23T08:32:00Z" w:initials="">
    <w:p w14:paraId="70A174F9">
      <w:r>
        <w:t>建议明确负向优化的计算公式和单位，或改写为“延迟增加”，避免读者误解为系统错误。</w:t>
      </w:r>
    </w:p>
  </w:comment>
  <w:comment w:id="14" w:author="Luo2" w:date="2026-06-23T08:32:00Z" w:initials="">
    <w:p w14:paraId="7D115E2D">
      <w:r>
        <w:t>System A WER/CER为0可能引发疑问，建议说明参考文本来源、对齐方法以及是否经过人工抽查。</w:t>
      </w:r>
    </w:p>
  </w:comment>
  <w:comment w:id="15" w:author="Luo2" w:date="2026-06-23T08:32:00Z" w:initials="">
    <w:p w14:paraId="1E56EFF1">
      <w:r>
        <w:t>建议为“约200ms对话间隙”补充来源，或改为更审慎的经验性表述。</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72B16C9" w15:done="0"/>
  <w15:commentEx w15:paraId="4B161E0C" w15:done="0"/>
  <w15:commentEx w15:paraId="2A8B841C" w15:done="0"/>
  <w15:commentEx w15:paraId="4557E02B" w15:done="0"/>
  <w15:commentEx w15:paraId="573F9BB9" w15:done="0"/>
  <w15:commentEx w15:paraId="3E45FAB3" w15:done="0"/>
  <w15:commentEx w15:paraId="1DAF6D7C" w15:done="0"/>
  <w15:commentEx w15:paraId="6E07FA52" w15:done="0"/>
  <w15:commentEx w15:paraId="431B188B" w15:done="0"/>
  <w15:commentEx w15:paraId="018976F9" w15:done="0"/>
  <w15:commentEx w15:paraId="11A5E635" w15:done="0"/>
  <w15:commentEx w15:paraId="247D3821" w15:done="0"/>
  <w15:commentEx w15:paraId="72DF03CB" w15:done="0"/>
  <w15:commentEx w15:paraId="70A174F9" w15:done="0"/>
  <w15:commentEx w15:paraId="7D115E2D" w15:done="0"/>
  <w15:commentEx w15:paraId="1E56EF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2B3C6E7F-2268-4555-9E8A-46F430F33185}"/>
  </w:font>
  <w:font w:name="黑体">
    <w:panose1 w:val="02010609060101010101"/>
    <w:charset w:val="86"/>
    <w:family w:val="auto"/>
    <w:pitch w:val="default"/>
    <w:sig w:usb0="800002BF" w:usb1="38CF7CFA" w:usb2="00000016" w:usb3="00000000" w:csb0="00040001" w:csb1="00000000"/>
    <w:embedRegular r:id="rId2" w:fontKey="{242EB9BC-DDF4-48DA-93D9-C43E2EA014CC}"/>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简体">
    <w:panose1 w:val="02000000000000000000"/>
    <w:charset w:val="86"/>
    <w:family w:val="auto"/>
    <w:pitch w:val="default"/>
    <w:sig w:usb0="A00002BF" w:usb1="184F6CFA" w:usb2="00000012" w:usb3="00000000" w:csb0="00040001" w:csb1="00000000"/>
    <w:embedRegular r:id="rId3" w:fontKey="{6A5FEF4B-C7E2-4816-9EB8-6F042CA696DD}"/>
  </w:font>
  <w:font w:name="方正大标宋简体">
    <w:panose1 w:val="02000000000000000000"/>
    <w:charset w:val="86"/>
    <w:family w:val="script"/>
    <w:pitch w:val="default"/>
    <w:sig w:usb0="A00002BF" w:usb1="184F6CFA" w:usb2="00000012" w:usb3="00000000" w:csb0="00040001" w:csb1="00000000"/>
    <w:embedRegular r:id="rId4" w:fontKey="{375640A1-D723-498F-96DB-FADFD19FF8E8}"/>
  </w:font>
  <w:font w:name="方正楷体简体">
    <w:altName w:val="宋体"/>
    <w:panose1 w:val="02000000000000000000"/>
    <w:charset w:val="86"/>
    <w:family w:val="script"/>
    <w:pitch w:val="default"/>
    <w:sig w:usb0="00000000" w:usb1="00000000" w:usb2="00000012" w:usb3="00000000" w:csb0="00040001" w:csb1="00000000"/>
  </w:font>
  <w:font w:name="方正仿宋_GB2312">
    <w:altName w:val="仿宋"/>
    <w:panose1 w:val="02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altName w:val="方正小标宋简体"/>
    <w:panose1 w:val="02000000000000000000"/>
    <w:charset w:val="86"/>
    <w:family w:val="script"/>
    <w:pitch w:val="default"/>
    <w:sig w:usb0="00000001" w:usb1="08000000" w:usb2="00000000" w:usb3="00000000" w:csb0="00040000" w:csb1="00000000"/>
    <w:embedRegular r:id="rId5" w:fontKey="{C39F0CC1-760B-49CD-8B30-19E6C0B81ADE}"/>
  </w:font>
  <w:font w:name="方正楷体_GB2312">
    <w:panose1 w:val="02000000000000000000"/>
    <w:charset w:val="86"/>
    <w:family w:val="auto"/>
    <w:pitch w:val="default"/>
    <w:sig w:usb0="A00002BF" w:usb1="184F6CFA" w:usb2="00000012" w:usb3="00000000" w:csb0="00040001" w:csb1="00000000"/>
    <w:embedRegular r:id="rId6" w:fontKey="{80CD7705-CE95-494E-A715-583B67AAAF42}"/>
  </w:font>
  <w:font w:name="Lucida Sans Unicode">
    <w:panose1 w:val="020B0602030504020204"/>
    <w:charset w:val="00"/>
    <w:family w:val="swiss"/>
    <w:pitch w:val="default"/>
    <w:sig w:usb0="80001AFF" w:usb1="0000396B" w:usb2="00000000" w:usb3="00000000" w:csb0="200000BF" w:csb1="D7F70000"/>
  </w:font>
  <w:font w:name="Verdana">
    <w:panose1 w:val="020B0604030504040204"/>
    <w:charset w:val="00"/>
    <w:family w:val="swiss"/>
    <w:pitch w:val="default"/>
    <w:sig w:usb0="A00006FF" w:usb1="4000205B" w:usb2="00000010" w:usb3="00000000" w:csb0="2000019F" w:csb1="00000000"/>
  </w:font>
  <w:font w:name="GalaxyText Std">
    <w:altName w:val="宋体"/>
    <w:panose1 w:val="00020600040101010101"/>
    <w:charset w:val="86"/>
    <w:family w:val="auto"/>
    <w:pitch w:val="default"/>
    <w:sig w:usb0="00000000" w:usb1="00000000" w:usb2="00000016" w:usb3="00000000" w:csb0="0004009F" w:csb1="DFD70000"/>
  </w:font>
  <w:font w:name="筑紫A圆体E">
    <w:altName w:val="宋体"/>
    <w:panose1 w:val="02010600010101010101"/>
    <w:charset w:val="86"/>
    <w:family w:val="auto"/>
    <w:pitch w:val="default"/>
    <w:sig w:usb0="00000000" w:usb1="00000000" w:usb2="00000012" w:usb3="00000000" w:csb0="00040001" w:csb1="00000000"/>
  </w:font>
  <w:font w:name="华文楷体">
    <w:altName w:val="华文楷体"/>
    <w:panose1 w:val="02010600040101010101"/>
    <w:charset w:val="86"/>
    <w:family w:val="auto"/>
    <w:pitch w:val="default"/>
    <w:sig w:usb0="A00002BF" w:usb1="78CF7CFB" w:usb2="00000016" w:usb3="00000000" w:csb0="6006009F" w:csb1="DFD70000"/>
    <w:embedRegular r:id="rId7" w:fontKey="{6B7126F1-ACC2-44AC-B05F-2FB5EBC42D16}"/>
  </w:font>
  <w:font w:name="方正宋黑简体">
    <w:altName w:val="方正宋黑简体"/>
    <w:panose1 w:val="02000000000000000000"/>
    <w:charset w:val="86"/>
    <w:family w:val="script"/>
    <w:pitch w:val="default"/>
    <w:sig w:usb0="A00002BF" w:usb1="184F6CFA" w:usb2="00000012" w:usb3="00000000" w:csb0="00040001" w:csb1="00000000"/>
    <w:embedRegular r:id="rId8" w:fontKey="{2ABD99BC-D51F-4AF5-A09C-1384F41E5472}"/>
  </w:font>
  <w:font w:name="华文新魏">
    <w:panose1 w:val="02010800040101010101"/>
    <w:charset w:val="86"/>
    <w:family w:val="auto"/>
    <w:pitch w:val="default"/>
    <w:sig w:usb0="00000001" w:usb1="080F0000" w:usb2="00000000" w:usb3="00000000" w:csb0="00040000" w:csb1="00000000"/>
    <w:embedRegular r:id="rId9" w:fontKey="{CCDBFBBF-DCBD-4E6E-ACBD-30B6EA723DAF}"/>
  </w:font>
  <w:font w:name="WPSEMBED16">
    <w:panose1 w:val="02000000000000000000"/>
    <w:charset w:val="86"/>
    <w:family w:val="auto"/>
    <w:pitch w:val="default"/>
    <w:sig w:usb0="A00002BF" w:usb1="184F6CFA" w:usb2="00000012" w:usb3="00000000" w:csb0="00040001" w:csb1="00000000"/>
  </w:font>
  <w:font w:name="WPSEMBED13">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 w:name="WPSEMBED18">
    <w:panose1 w:val="02000000000000000000"/>
    <w:charset w:val="86"/>
    <w:family w:val="auto"/>
    <w:pitch w:val="default"/>
    <w:sig w:usb0="A00002BF" w:usb1="184F6CFA" w:usb2="00000012" w:usb3="00000000" w:csb0="00040001" w:csb1="00000000"/>
  </w:font>
  <w:font w:name="WPSEMBED19">
    <w:panose1 w:val="02010800040101010101"/>
    <w:charset w:val="86"/>
    <w:family w:val="auto"/>
    <w:pitch w:val="default"/>
    <w:sig w:usb0="00000001" w:usb1="080F0000" w:usb2="00000000" w:usb3="00000000" w:csb0="00040000" w:csb1="00000000"/>
  </w:font>
  <w:font w:name="WPSEMBED14">
    <w:panose1 w:val="02000000000000000000"/>
    <w:charset w:val="86"/>
    <w:family w:val="auto"/>
    <w:pitch w:val="default"/>
    <w:sig w:usb0="A00002BF" w:usb1="184F6CFA" w:usb2="00000012" w:usb3="00000000" w:csb0="00040001" w:csb1="00000000"/>
  </w:font>
  <w:font w:name="WPSEMBED15">
    <w:panose1 w:val="02000000000000000000"/>
    <w:charset w:val="86"/>
    <w:family w:val="auto"/>
    <w:pitch w:val="default"/>
    <w:sig w:usb0="00000001" w:usb1="08000000" w:usb2="00000000" w:usb3="00000000" w:csb0="00040000" w:csb1="00000000"/>
  </w:font>
  <w:font w:name="WPSEMBED17">
    <w:panose1 w:val="02010600040101010101"/>
    <w:charset w:val="86"/>
    <w:family w:val="auto"/>
    <w:pitch w:val="default"/>
    <w:sig w:usb0="A00002BF" w:usb1="78CF7CFB" w:usb2="00000016" w:usb3="00000000" w:csb0="6006009F" w:csb1="DFD70000"/>
  </w:font>
  <w:font w:name="方正书宋简体">
    <w:panose1 w:val="02000000000000000000"/>
    <w:charset w:val="86"/>
    <w:family w:val="auto"/>
    <w:pitch w:val="default"/>
    <w:sig w:usb0="A00002BF" w:usb1="184F6CFA" w:usb2="00000012"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01DC5">
    <w:pPr>
      <w:pStyle w:val="20"/>
      <w:spacing w:line="240" w:lineRule="auto"/>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03A3B">
    <w:pPr>
      <w:pStyle w:val="20"/>
      <w:tabs>
        <w:tab w:val="clear" w:pos="4153"/>
        <w:tab w:val="clear" w:pos="8306"/>
      </w:tabs>
      <w:spacing w:line="240" w:lineRule="auto"/>
      <w:jc w:val="center"/>
      <w:rPr>
        <w:rStyle w:val="32"/>
        <w:rFonts w:ascii="Arial" w:hAnsi="Arial" w:cs="Arial"/>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E752F">
    <w:pPr>
      <w:pStyle w:val="23"/>
      <w:spacing w:after="100"/>
      <w:ind w:firstLine="0"/>
      <w:rPr>
        <w:rFonts w:eastAsia="方正小标宋简体"/>
        <w:color w:val="000000"/>
        <w:sz w:val="15"/>
      </w:rPr>
    </w:pPr>
    <w:r>
      <w:rPr>
        <w:rFonts w:eastAsia="方正小标宋简体"/>
        <w:snapToGrid/>
        <w:color w:val="000000"/>
        <w:sz w:val="20"/>
      </w:rPr>
      <mc:AlternateContent>
        <mc:Choice Requires="wps">
          <w:drawing>
            <wp:anchor distT="0" distB="0" distL="114300" distR="114300" simplePos="0" relativeHeight="251659264" behindDoc="0" locked="0" layoutInCell="1" allowOverlap="1">
              <wp:simplePos x="0" y="0"/>
              <wp:positionH relativeFrom="column">
                <wp:posOffset>-19050</wp:posOffset>
              </wp:positionH>
              <wp:positionV relativeFrom="paragraph">
                <wp:posOffset>67945</wp:posOffset>
              </wp:positionV>
              <wp:extent cx="1583690" cy="0"/>
              <wp:effectExtent l="0" t="0" r="0" b="0"/>
              <wp:wrapNone/>
              <wp:docPr id="2" name="Line 45"/>
              <wp:cNvGraphicFramePr/>
              <a:graphic xmlns:a="http://schemas.openxmlformats.org/drawingml/2006/main">
                <a:graphicData uri="http://schemas.microsoft.com/office/word/2010/wordprocessingShape">
                  <wps:wsp>
                    <wps:cNvCnPr>
                      <a:cxnSpLocks noChangeShapeType="1"/>
                    </wps:cNvCnPr>
                    <wps:spPr bwMode="auto">
                      <a:xfrm>
                        <a:off x="0" y="0"/>
                        <a:ext cx="1583690" cy="0"/>
                      </a:xfrm>
                      <a:prstGeom prst="line">
                        <a:avLst/>
                      </a:prstGeom>
                      <a:noFill/>
                      <a:ln w="12700">
                        <a:solidFill>
                          <a:srgbClr val="000000"/>
                        </a:solidFill>
                        <a:round/>
                      </a:ln>
                      <a:effectLst/>
                    </wps:spPr>
                    <wps:bodyPr/>
                  </wps:wsp>
                </a:graphicData>
              </a:graphic>
            </wp:anchor>
          </w:drawing>
        </mc:Choice>
        <mc:Fallback>
          <w:pict>
            <v:line id="Line 45" o:spid="_x0000_s1026" o:spt="20" style="position:absolute;left:0pt;margin-left:-1.5pt;margin-top:5.35pt;height:0pt;width:124.7pt;z-index:251659264;mso-width-relative:page;mso-height-relative:page;" filled="f" stroked="t" coordsize="21600,21600" o:gfxdata="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95pIvXAAAACAEAAA8AAAAAAAAAAQAgAAAAIgAA&#10;AGRycy9kb3ducmV2LnhtbFBLAQIUABQAAAAIAIdO4kA9Ipyg0AEAAK8DAAAOAAAAAAAAAAEAIAAA&#10;ACYBAABkcnMvZTJvRG9jLnhtbFBLBQYAAAAABgAGAFkBAABoBQAAAAA=&#10;">
              <v:fill on="f" focussize="0,0"/>
              <v:stroke weight="1pt" color="#000000" joinstyle="round"/>
              <v:imagedata o:title=""/>
              <o:lock v:ext="edit" aspectratio="f"/>
            </v:line>
          </w:pict>
        </mc:Fallback>
      </mc:AlternateContent>
    </w:r>
    <w:r>
      <w:rPr>
        <w:rFonts w:hint="eastAsia" w:eastAsia="方正小标宋简体"/>
        <w:color w:val="000000"/>
        <w:sz w:val="15"/>
      </w:rPr>
      <w:t xml:space="preserve">                                </w:t>
    </w:r>
  </w:p>
  <w:p w14:paraId="4E527220">
    <w:pPr>
      <w:pStyle w:val="23"/>
      <w:spacing w:line="240" w:lineRule="auto"/>
      <w:ind w:firstLine="0"/>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A72058">
    <w:pPr>
      <w:pStyle w:val="21"/>
      <w:tabs>
        <w:tab w:val="center" w:pos="4725"/>
        <w:tab w:val="right" w:pos="9516"/>
        <w:tab w:val="clear" w:pos="4153"/>
        <w:tab w:val="clear" w:pos="8306"/>
      </w:tabs>
      <w:spacing w:before="160" w:line="0" w:lineRule="atLeast"/>
      <w:ind w:firstLine="113"/>
      <w:jc w:val="both"/>
      <w:rPr>
        <w:rStyle w:val="32"/>
        <w:rFonts w:ascii="Arial" w:hAnsi="Arial" w:cs="Arial"/>
        <w:sz w:val="24"/>
      </w:rPr>
    </w:pPr>
  </w:p>
  <w:p w14:paraId="3E90CF59">
    <w:pPr>
      <w:pStyle w:val="21"/>
      <w:pBdr>
        <w:bottom w:val="single" w:color="auto" w:sz="4" w:space="1"/>
      </w:pBdr>
      <w:tabs>
        <w:tab w:val="center" w:pos="4818"/>
        <w:tab w:val="right" w:pos="9738"/>
        <w:tab w:val="clear" w:pos="4153"/>
        <w:tab w:val="clear" w:pos="8306"/>
      </w:tabs>
      <w:spacing w:before="120" w:line="288" w:lineRule="auto"/>
      <w:ind w:left="11" w:leftChars="5" w:firstLine="44" w:firstLineChars="22"/>
      <w:jc w:val="both"/>
      <w:rPr>
        <w:i/>
        <w:iCs/>
        <w:sz w:val="20"/>
      </w:rPr>
    </w:pPr>
    <w:r>
      <w:rPr>
        <w:rFonts w:eastAsia="方正宋黑简体"/>
        <w:snapToGrid/>
        <w:sz w:val="20"/>
      </w:rPr>
      <mc:AlternateContent>
        <mc:Choice Requires="wps">
          <w:drawing>
            <wp:anchor distT="0" distB="0" distL="114300" distR="114300" simplePos="0" relativeHeight="251660288" behindDoc="0" locked="0" layoutInCell="1" allowOverlap="1">
              <wp:simplePos x="0" y="0"/>
              <wp:positionH relativeFrom="column">
                <wp:posOffset>-14605</wp:posOffset>
              </wp:positionH>
              <wp:positionV relativeFrom="paragraph">
                <wp:posOffset>296545</wp:posOffset>
              </wp:positionV>
              <wp:extent cx="6271260" cy="0"/>
              <wp:effectExtent l="0" t="0" r="0" b="0"/>
              <wp:wrapNone/>
              <wp:docPr id="3" name="Line 50"/>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0" o:spid="_x0000_s1026" o:spt="20" style="position:absolute;left:0pt;margin-left:-1.15pt;margin-top:23.35pt;height:0pt;width:493.8pt;z-index:251660288;mso-width-relative:page;mso-height-relative:page;" filled="f" stroked="t" coordsize="21600,21600" o:gfxdata="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1fIoXdYAAAAIAQAADwAAAAAAAAABACAAAAAiAAAA&#10;ZHJzL2Rvd25yZXYueG1sUEsBAhQAFAAAAAgAh07iQKOK0UvQAQAArgMAAA4AAAAAAAAAAQAgAAAA&#10;JQEAAGRycy9lMm9Eb2MueG1sUEsFBgAAAAAGAAYAWQEAAGcFAAAAAA==&#10;">
              <v:fill on="f" focussize="0,0"/>
              <v:stroke color="#000000" joinstyle="round"/>
              <v:imagedata o:title=""/>
              <o:lock v:ext="edit" aspectratio="f"/>
            </v:line>
          </w:pict>
        </mc:Fallback>
      </mc:AlternateContent>
    </w:r>
    <w:r>
      <w:rPr>
        <w:rFonts w:hint="eastAsia" w:eastAsia="方正宋黑简体"/>
        <w:sz w:val="20"/>
      </w:rPr>
      <w:t>李求实 等：平衡</w:t>
    </w:r>
    <w:r>
      <w:rPr>
        <w:rFonts w:hint="eastAsia" w:eastAsia="方正宋黑简体"/>
        <w:b/>
        <w:bCs/>
        <w:sz w:val="20"/>
      </w:rPr>
      <w:t>IO</w:t>
    </w:r>
    <w:r>
      <w:rPr>
        <w:rFonts w:hint="eastAsia" w:eastAsia="方正宋黑简体"/>
        <w:sz w:val="20"/>
      </w:rPr>
      <w:t>和</w:t>
    </w:r>
    <w:r>
      <w:rPr>
        <w:rFonts w:hint="eastAsia" w:eastAsia="方正宋黑简体"/>
        <w:b/>
        <w:bCs/>
        <w:sz w:val="20"/>
      </w:rPr>
      <w:t>CPU</w:t>
    </w:r>
    <w:r>
      <w:rPr>
        <w:rFonts w:hint="eastAsia" w:eastAsia="方正宋黑简体"/>
        <w:sz w:val="20"/>
      </w:rPr>
      <w:t>的</w:t>
    </w:r>
    <w:r>
      <w:rPr>
        <w:rFonts w:hint="eastAsia" w:eastAsia="方正宋黑简体"/>
        <w:b/>
        <w:bCs/>
        <w:sz w:val="20"/>
      </w:rPr>
      <w:t>XML</w:t>
    </w:r>
    <w:r>
      <w:rPr>
        <w:rFonts w:hint="eastAsia" w:eastAsia="方正宋黑简体"/>
        <w:sz w:val="20"/>
      </w:rPr>
      <w:t>关键词检索</w:t>
    </w:r>
    <w:r>
      <w:rPr>
        <w:rFonts w:hint="eastAsia"/>
        <w:sz w:val="20"/>
      </w:rPr>
      <w:tab/>
    </w:r>
    <w:r>
      <w:rPr>
        <w:rFonts w:hint="eastAsia"/>
        <w:sz w:val="20"/>
      </w:rPr>
      <w:tab/>
    </w:r>
    <w:r>
      <w:rPr>
        <w:rStyle w:val="32"/>
        <w:sz w:val="20"/>
      </w:rPr>
      <w:fldChar w:fldCharType="begin"/>
    </w:r>
    <w:r>
      <w:rPr>
        <w:rStyle w:val="32"/>
        <w:sz w:val="20"/>
      </w:rPr>
      <w:instrText xml:space="preserve"> PAGE </w:instrText>
    </w:r>
    <w:r>
      <w:rPr>
        <w:rStyle w:val="32"/>
        <w:sz w:val="20"/>
      </w:rPr>
      <w:fldChar w:fldCharType="separate"/>
    </w:r>
    <w:r>
      <w:rPr>
        <w:rStyle w:val="32"/>
        <w:sz w:val="20"/>
      </w:rPr>
      <w:t>125</w:t>
    </w:r>
    <w:r>
      <w:rPr>
        <w:rStyle w:val="32"/>
        <w:sz w:val="20"/>
      </w:rPr>
      <w:fldChar w:fldCharType="end"/>
    </w:r>
  </w:p>
  <w:p w14:paraId="546F5B14">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r>
      <w:rPr>
        <w:rFonts w:hint="eastAsia" w:ascii="Arial" w:hAnsi="Arial" w:cs="Arial"/>
        <w:i/>
        <w:iCs/>
        <w:sz w:val="17"/>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E2257C">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7" name="Line 57"/>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7" o:spid="_x0000_s1026" o:spt="20" style="position:absolute;left:0pt;margin-left:-1.35pt;margin-top:24.15pt;height:0pt;width:493.8pt;z-index:251662336;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F+T9qTPAQAArgMAAA4AAAAAAAAAAQAgAAAA&#10;JgEAAGRycy9lMm9Eb2MueG1sUEsFBgAAAAAGAAYAWQEAAGcFAAAAAA==&#10;">
              <v:fill on="f" focussize="0,0"/>
              <v:stroke color="#000000" joinstyle="round"/>
              <v:imagedata o:title=""/>
              <o:lock v:ext="edit" aspectratio="f"/>
            </v:line>
          </w:pict>
        </mc:Fallback>
      </mc:AlternateContent>
    </w:r>
    <w:r>
      <w:rPr>
        <w:rStyle w:val="32"/>
        <w:sz w:val="19"/>
      </w:rPr>
      <w:fldChar w:fldCharType="begin"/>
    </w:r>
    <w:r>
      <w:rPr>
        <w:rStyle w:val="32"/>
        <w:sz w:val="19"/>
      </w:rPr>
      <w:instrText xml:space="preserve"> PAGE </w:instrText>
    </w:r>
    <w:r>
      <w:rPr>
        <w:rStyle w:val="32"/>
        <w:sz w:val="19"/>
      </w:rPr>
      <w:fldChar w:fldCharType="separate"/>
    </w:r>
    <w:r>
      <w:rPr>
        <w:rStyle w:val="32"/>
        <w:sz w:val="19"/>
      </w:rPr>
      <w:t>2</w:t>
    </w:r>
    <w:r>
      <w:rPr>
        <w:rStyle w:val="32"/>
        <w:sz w:val="19"/>
      </w:rPr>
      <w:fldChar w:fldCharType="end"/>
    </w:r>
    <w:r>
      <w:rPr>
        <w:rFonts w:hint="eastAsia"/>
        <w:sz w:val="19"/>
      </w:rPr>
      <w:tab/>
    </w:r>
    <w:r>
      <w:rPr>
        <w:rFonts w:hint="eastAsia"/>
        <w:i/>
        <w:iCs/>
        <w:sz w:val="19"/>
      </w:rPr>
      <w:t>Computer Engineering and Applications</w:t>
    </w:r>
    <w:r>
      <w:rPr>
        <w:rFonts w:hint="eastAsia"/>
        <w:sz w:val="19"/>
      </w:rPr>
      <w:t xml:space="preserve"> </w:t>
    </w:r>
    <w:r>
      <w:rPr>
        <w:rFonts w:hint="eastAsia" w:eastAsia="方正宋黑简体"/>
        <w:sz w:val="19"/>
      </w:rPr>
      <w:t>计算机工程与应用</w:t>
    </w:r>
    <w:r>
      <w:rPr>
        <w:rFonts w:hint="eastAsia"/>
        <w:sz w:val="19"/>
      </w:rPr>
      <w:tab/>
    </w:r>
  </w:p>
  <w:p w14:paraId="56C4D2B3">
    <w:pPr>
      <w:pStyle w:val="21"/>
      <w:tabs>
        <w:tab w:val="center" w:pos="4725"/>
        <w:tab w:val="right" w:pos="9516"/>
        <w:tab w:val="clear" w:pos="4153"/>
        <w:tab w:val="clear" w:pos="8306"/>
      </w:tabs>
      <w:spacing w:before="160" w:line="0" w:lineRule="atLeast"/>
      <w:ind w:firstLine="113"/>
      <w:jc w:val="both"/>
      <w:rPr>
        <w:rFonts w:ascii="Arial" w:hAnsi="Arial" w:cs="Arial"/>
        <w:i/>
        <w:iCs/>
        <w:sz w:val="16"/>
        <w:szCs w:val="16"/>
      </w:rPr>
    </w:pPr>
    <w:r>
      <w:rPr>
        <w:rFonts w:hint="eastAsia" w:ascii="Arial" w:hAnsi="Arial" w:cs="Arial"/>
        <w:i/>
        <w:iCs/>
        <w:sz w:val="16"/>
        <w:szCs w:val="16"/>
      </w:rPr>
      <w:t xml:space="preserve"> </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6546BC">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4384"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9" name="Line 68"/>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68" o:spid="_x0000_s1026" o:spt="20" style="position:absolute;left:0pt;margin-left:-1.35pt;margin-top:24.15pt;height:0pt;width:493.8pt;z-index:251664384;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DkwwNL1wAAAAgBAAAPAAAAAAAAAAEAIAAAACIAAABk&#10;cnMvZG93bnJldi54bWxQSwECFAAUAAAACACHTuJAvj5Gos4BAACuAwAADgAAAAAAAAABACAAAAAm&#10;AQAAZHJzL2Uyb0RvYy54bWxQSwUGAAAAAAYABgBZAQAAZgUAAAAA&#10;">
              <v:fill on="f" focussize="0,0"/>
              <v:stroke color="#000000" joinstyle="round"/>
              <v:imagedata o:title=""/>
              <o:lock v:ext="edit" aspectratio="f"/>
            </v:line>
          </w:pict>
        </mc:Fallback>
      </mc:AlternateContent>
    </w:r>
    <w:del w:id="0" w:author="华血" w:date="2026-06-27T15:11:03Z">
      <w:r>
        <w:rPr>
          <w:rStyle w:val="32"/>
          <w:sz w:val="19"/>
        </w:rPr>
        <w:fldChar w:fldCharType="begin"/>
      </w:r>
    </w:del>
    <w:del w:id="1" w:author="华血" w:date="2026-06-27T15:11:03Z">
      <w:r>
        <w:rPr>
          <w:rStyle w:val="32"/>
          <w:sz w:val="19"/>
        </w:rPr>
        <w:delInstrText xml:space="preserve"> PAGE </w:delInstrText>
      </w:r>
    </w:del>
    <w:del w:id="2" w:author="华血" w:date="2026-06-27T15:11:03Z">
      <w:r>
        <w:rPr>
          <w:rStyle w:val="32"/>
          <w:sz w:val="19"/>
        </w:rPr>
        <w:fldChar w:fldCharType="separate"/>
      </w:r>
    </w:del>
    <w:del w:id="3" w:author="华血" w:date="2026-06-27T15:11:03Z">
      <w:r>
        <w:rPr>
          <w:rStyle w:val="32"/>
          <w:sz w:val="19"/>
        </w:rPr>
        <w:delText>1</w:delText>
      </w:r>
    </w:del>
    <w:del w:id="4" w:author="华血" w:date="2026-06-27T15:11:03Z">
      <w:r>
        <w:rPr>
          <w:rStyle w:val="32"/>
          <w:sz w:val="19"/>
        </w:rPr>
        <w:fldChar w:fldCharType="end"/>
      </w:r>
    </w:del>
    <w:r>
      <w:rPr>
        <w:rFonts w:hint="eastAsia"/>
        <w:sz w:val="19"/>
      </w:rPr>
      <w:tab/>
    </w:r>
    <w:del w:id="5" w:author="华血" w:date="2026-06-27T15:10:58Z">
      <w:r>
        <w:rPr>
          <w:rFonts w:hint="eastAsia"/>
          <w:i/>
          <w:iCs/>
          <w:sz w:val="19"/>
        </w:rPr>
        <w:delText>Computer Engineering and Applications</w:delText>
      </w:r>
    </w:del>
    <w:del w:id="6" w:author="华血" w:date="2026-06-27T15:10:58Z">
      <w:r>
        <w:rPr>
          <w:rFonts w:hint="eastAsia"/>
          <w:sz w:val="19"/>
        </w:rPr>
        <w:delText xml:space="preserve"> </w:delText>
      </w:r>
    </w:del>
    <w:del w:id="7" w:author="华血" w:date="2026-06-27T15:10:58Z">
      <w:r>
        <w:rPr>
          <w:rFonts w:hint="eastAsia" w:eastAsia="方正宋黑简体"/>
          <w:sz w:val="19"/>
        </w:rPr>
        <w:delText>计算机工程与应用</w:delText>
      </w:r>
    </w:del>
    <w:r>
      <w:rPr>
        <w:rFonts w:hint="eastAsia"/>
        <w:sz w:val="19"/>
      </w:rPr>
      <w:tab/>
    </w:r>
  </w:p>
  <w:p w14:paraId="0C575A37">
    <w:pPr>
      <w:pStyle w:val="21"/>
      <w:ind w:firstLine="0"/>
      <w:jc w:val="both"/>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3C9F6">
    <w:pPr>
      <w:pStyle w:val="21"/>
      <w:pBdr>
        <w:bottom w:val="single" w:color="auto" w:sz="2" w:space="1"/>
      </w:pBdr>
      <w:tabs>
        <w:tab w:val="center" w:pos="4818"/>
        <w:tab w:val="right" w:pos="9738"/>
        <w:tab w:val="clear" w:pos="4153"/>
        <w:tab w:val="clear" w:pos="8306"/>
      </w:tabs>
      <w:spacing w:before="120" w:line="288" w:lineRule="auto"/>
      <w:ind w:left="11" w:leftChars="5" w:firstLine="44" w:firstLineChars="22"/>
      <w:rPr>
        <w:i/>
        <w:iCs/>
        <w:sz w:val="20"/>
      </w:rPr>
    </w:pPr>
    <w:r>
      <w:rPr>
        <w:rFonts w:eastAsia="方正宋黑简体"/>
        <w:snapToGrid/>
        <w:sz w:val="20"/>
      </w:rPr>
      <mc:AlternateContent>
        <mc:Choice Requires="wps">
          <w:drawing>
            <wp:anchor distT="0" distB="0" distL="114300" distR="114300" simplePos="0" relativeHeight="251661312" behindDoc="0" locked="0" layoutInCell="1" allowOverlap="1">
              <wp:simplePos x="0" y="0"/>
              <wp:positionH relativeFrom="column">
                <wp:posOffset>-12700</wp:posOffset>
              </wp:positionH>
              <wp:positionV relativeFrom="paragraph">
                <wp:posOffset>285115</wp:posOffset>
              </wp:positionV>
              <wp:extent cx="6271260" cy="0"/>
              <wp:effectExtent l="0" t="0" r="0" b="0"/>
              <wp:wrapNone/>
              <wp:docPr id="6" name="Line 53"/>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53" o:spid="_x0000_s1026" o:spt="20" style="position:absolute;left:0pt;margin-left:-1pt;margin-top:22.45pt;height:0pt;width:493.8pt;z-index:251661312;mso-width-relative:page;mso-height-relative:page;" filled="f" stroked="t" coordsize="21600,21600" o:gfxdata="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wMTfEdcAAAAIAQAADwAAAAAAAAABACAAAAAiAAAA&#10;ZHJzL2Rvd25yZXYueG1sUEsBAhQAFAAAAAgAh07iQN6+2g7PAQAArgMAAA4AAAAAAAAAAQAgAAAA&#10;JgEAAGRycy9lMm9Eb2MueG1sUEsFBgAAAAAGAAYAWQEAAGcFAAAAAA==&#10;">
              <v:fill on="f" focussize="0,0"/>
              <v:stroke color="#000000" joinstyle="round"/>
              <v:imagedata o:title=""/>
              <o:lock v:ext="edit" aspectratio="f"/>
            </v:line>
          </w:pict>
        </mc:Fallback>
      </mc:AlternateContent>
    </w:r>
    <w:r>
      <w:rPr>
        <w:rFonts w:hint="eastAsia"/>
        <w:sz w:val="20"/>
      </w:rPr>
      <w:tab/>
    </w:r>
    <w:del w:id="8" w:author="华血" w:date="2026-06-27T15:11:30Z">
      <w:r>
        <w:rPr>
          <w:rFonts w:hint="eastAsia"/>
          <w:i/>
          <w:iCs/>
          <w:sz w:val="19"/>
        </w:rPr>
        <w:delText>Computer Engineering and Applications</w:delText>
      </w:r>
    </w:del>
    <w:del w:id="9" w:author="华血" w:date="2026-06-27T15:11:30Z">
      <w:r>
        <w:rPr>
          <w:rFonts w:hint="eastAsia"/>
          <w:sz w:val="19"/>
        </w:rPr>
        <w:delText xml:space="preserve"> </w:delText>
      </w:r>
    </w:del>
    <w:del w:id="10" w:author="华血" w:date="2026-06-27T15:11:30Z">
      <w:r>
        <w:rPr>
          <w:rFonts w:hint="eastAsia" w:eastAsia="方正宋黑简体"/>
          <w:sz w:val="19"/>
        </w:rPr>
        <w:delText>计算机工程与应用</w:delText>
      </w:r>
    </w:del>
    <w:del w:id="11" w:author="华血" w:date="2026-06-27T15:11:30Z">
      <w:r>
        <w:rPr>
          <w:rFonts w:hint="eastAsia"/>
          <w:sz w:val="20"/>
        </w:rPr>
        <w:tab/>
      </w:r>
    </w:del>
    <w:del w:id="12" w:author="华血" w:date="2026-06-27T15:11:30Z">
      <w:r>
        <w:rPr>
          <w:rStyle w:val="32"/>
          <w:sz w:val="20"/>
        </w:rPr>
        <w:fldChar w:fldCharType="begin"/>
      </w:r>
    </w:del>
    <w:del w:id="13" w:author="华血" w:date="2026-06-27T15:11:30Z">
      <w:r>
        <w:rPr>
          <w:rStyle w:val="32"/>
          <w:sz w:val="20"/>
        </w:rPr>
        <w:delInstrText xml:space="preserve"> PAGE </w:delInstrText>
      </w:r>
    </w:del>
    <w:del w:id="14" w:author="华血" w:date="2026-06-27T15:11:30Z">
      <w:r>
        <w:rPr>
          <w:rStyle w:val="32"/>
          <w:sz w:val="20"/>
        </w:rPr>
        <w:fldChar w:fldCharType="separate"/>
      </w:r>
    </w:del>
    <w:del w:id="15" w:author="华血" w:date="2026-06-27T15:11:30Z">
      <w:r>
        <w:rPr>
          <w:rStyle w:val="32"/>
          <w:sz w:val="20"/>
        </w:rPr>
        <w:delText>3</w:delText>
      </w:r>
    </w:del>
    <w:del w:id="16" w:author="华血" w:date="2026-06-27T15:11:30Z">
      <w:r>
        <w:rPr>
          <w:rStyle w:val="32"/>
          <w:sz w:val="20"/>
        </w:rPr>
        <w:fldChar w:fldCharType="end"/>
      </w:r>
    </w:del>
  </w:p>
  <w:p w14:paraId="2AA7A042">
    <w:pPr>
      <w:pStyle w:val="21"/>
      <w:tabs>
        <w:tab w:val="center" w:pos="4725"/>
        <w:tab w:val="right" w:pos="9516"/>
        <w:tab w:val="clear" w:pos="4153"/>
        <w:tab w:val="clear" w:pos="8306"/>
      </w:tabs>
      <w:spacing w:before="160" w:line="0" w:lineRule="atLeast"/>
      <w:ind w:firstLine="113"/>
      <w:jc w:val="both"/>
      <w:rPr>
        <w:rFonts w:ascii="Arial" w:hAnsi="Arial" w:cs="Arial"/>
        <w:i/>
        <w:iCs/>
        <w:sz w:val="17"/>
      </w:rPr>
    </w:pPr>
    <w:r>
      <w:rPr>
        <w:rFonts w:hint="eastAsia" w:ascii="Arial" w:hAnsi="Arial" w:cs="Arial"/>
        <w:i/>
        <w:iCs/>
        <w:sz w:val="17"/>
      </w:rPr>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2FBFC6">
    <w:pPr>
      <w:pStyle w:val="21"/>
      <w:pBdr>
        <w:bottom w:val="single" w:color="auto" w:sz="2" w:space="1"/>
      </w:pBdr>
      <w:tabs>
        <w:tab w:val="center" w:pos="4818"/>
        <w:tab w:val="right" w:pos="9735"/>
        <w:tab w:val="clear" w:pos="4153"/>
        <w:tab w:val="clear" w:pos="8306"/>
      </w:tabs>
      <w:spacing w:before="160" w:line="288" w:lineRule="auto"/>
      <w:ind w:left="11" w:leftChars="5" w:firstLine="44" w:firstLineChars="22"/>
      <w:jc w:val="both"/>
      <w:rPr>
        <w:i/>
        <w:iCs/>
        <w:sz w:val="19"/>
      </w:rPr>
    </w:pPr>
    <w:r>
      <w:rPr>
        <w:snapToGrid/>
        <w:sz w:val="20"/>
      </w:rPr>
      <mc:AlternateContent>
        <mc:Choice Requires="wps">
          <w:drawing>
            <wp:anchor distT="0" distB="0" distL="114300" distR="114300" simplePos="0" relativeHeight="251663360" behindDoc="0" locked="0" layoutInCell="1" allowOverlap="1">
              <wp:simplePos x="0" y="0"/>
              <wp:positionH relativeFrom="column">
                <wp:posOffset>-17145</wp:posOffset>
              </wp:positionH>
              <wp:positionV relativeFrom="paragraph">
                <wp:posOffset>306705</wp:posOffset>
              </wp:positionV>
              <wp:extent cx="6271260" cy="0"/>
              <wp:effectExtent l="0" t="0" r="0" b="0"/>
              <wp:wrapNone/>
              <wp:docPr id="8" name="Line 67"/>
              <wp:cNvGraphicFramePr/>
              <a:graphic xmlns:a="http://schemas.openxmlformats.org/drawingml/2006/main">
                <a:graphicData uri="http://schemas.microsoft.com/office/word/2010/wordprocessingShape">
                  <wps:wsp>
                    <wps:cNvCnPr>
                      <a:cxnSpLocks noChangeShapeType="1"/>
                    </wps:cNvCnPr>
                    <wps:spPr bwMode="auto">
                      <a:xfrm>
                        <a:off x="0" y="0"/>
                        <a:ext cx="6271260" cy="0"/>
                      </a:xfrm>
                      <a:prstGeom prst="line">
                        <a:avLst/>
                      </a:prstGeom>
                      <a:noFill/>
                      <a:ln w="9525">
                        <a:solidFill>
                          <a:srgbClr val="000000"/>
                        </a:solidFill>
                        <a:round/>
                      </a:ln>
                      <a:effectLst/>
                    </wps:spPr>
                    <wps:bodyPr/>
                  </wps:wsp>
                </a:graphicData>
              </a:graphic>
            </wp:anchor>
          </w:drawing>
        </mc:Choice>
        <mc:Fallback>
          <w:pict>
            <v:line id="Line 67" o:spid="_x0000_s1026" o:spt="20" style="position:absolute;left:0pt;margin-left:-1.35pt;margin-top:24.15pt;height:0pt;width:493.8pt;z-index:251663360;mso-width-relative:page;mso-height-relative:page;" filled="f" stroked="t" coordsize="21600,21600" o:gfxdata="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MMDS9cAAAAIAQAADwAAAAAAAAABACAAAAAiAAAA&#10;ZHJzL2Rvd25yZXYueG1sUEsBAhQAFAAAAAgAh07iQOO6GgXPAQAArgMAAA4AAAAAAAAAAQAgAAAA&#10;JgEAAGRycy9lMm9Eb2MueG1sUEsFBgAAAAAGAAYAWQEAAGcFAAAAAA==&#10;">
              <v:fill on="f" focussize="0,0"/>
              <v:stroke color="#000000" joinstyle="round"/>
              <v:imagedata o:title=""/>
              <o:lock v:ext="edit" aspectratio="f"/>
            </v:line>
          </w:pict>
        </mc:Fallback>
      </mc:AlternateContent>
    </w:r>
    <w:del w:id="17" w:author="华血" w:date="2026-06-27T15:11:17Z">
      <w:r>
        <w:rPr>
          <w:rStyle w:val="32"/>
          <w:sz w:val="19"/>
        </w:rPr>
        <w:fldChar w:fldCharType="begin"/>
      </w:r>
    </w:del>
    <w:del w:id="18" w:author="华血" w:date="2026-06-27T15:11:17Z">
      <w:r>
        <w:rPr>
          <w:rStyle w:val="32"/>
          <w:sz w:val="19"/>
        </w:rPr>
        <w:delInstrText xml:space="preserve"> PAGE </w:delInstrText>
      </w:r>
    </w:del>
    <w:del w:id="19" w:author="华血" w:date="2026-06-27T15:11:17Z">
      <w:r>
        <w:rPr>
          <w:rStyle w:val="32"/>
          <w:sz w:val="19"/>
        </w:rPr>
        <w:fldChar w:fldCharType="separate"/>
      </w:r>
    </w:del>
    <w:del w:id="20" w:author="华血" w:date="2026-06-27T15:11:17Z">
      <w:r>
        <w:rPr>
          <w:rStyle w:val="32"/>
          <w:sz w:val="19"/>
        </w:rPr>
        <w:delText>4</w:delText>
      </w:r>
    </w:del>
    <w:del w:id="21" w:author="华血" w:date="2026-06-27T15:11:17Z">
      <w:r>
        <w:rPr>
          <w:rStyle w:val="32"/>
          <w:sz w:val="19"/>
        </w:rPr>
        <w:fldChar w:fldCharType="end"/>
      </w:r>
    </w:del>
    <w:del w:id="22" w:author="华血" w:date="2026-06-27T15:11:17Z">
      <w:r>
        <w:rPr>
          <w:rFonts w:hint="eastAsia"/>
          <w:sz w:val="19"/>
        </w:rPr>
        <w:tab/>
      </w:r>
    </w:del>
    <w:del w:id="23" w:author="华血" w:date="2026-06-27T15:11:17Z">
      <w:r>
        <w:rPr>
          <w:rFonts w:hint="eastAsia"/>
          <w:i/>
          <w:iCs/>
          <w:sz w:val="19"/>
        </w:rPr>
        <w:delText>Computer Engineering and Applications</w:delText>
      </w:r>
    </w:del>
    <w:del w:id="24" w:author="华血" w:date="2026-06-27T15:11:17Z">
      <w:r>
        <w:rPr>
          <w:rFonts w:hint="eastAsia"/>
          <w:sz w:val="19"/>
        </w:rPr>
        <w:delText xml:space="preserve"> </w:delText>
      </w:r>
    </w:del>
    <w:del w:id="25" w:author="华血" w:date="2026-06-27T15:11:17Z">
      <w:r>
        <w:rPr>
          <w:rFonts w:hint="eastAsia" w:eastAsia="方正宋黑简体"/>
          <w:sz w:val="19"/>
        </w:rPr>
        <w:delText>计算机工程与应用</w:delText>
      </w:r>
    </w:del>
    <w:r>
      <w:rPr>
        <w:rFonts w:hint="eastAsia"/>
        <w:sz w:val="19"/>
      </w:rPr>
      <w:tab/>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D2A44">
    <w:pPr>
      <w:pStyle w:val="21"/>
    </w:pPr>
  </w:p>
  <w:p w14:paraId="03FB7502">
    <w:pPr>
      <w:pStyle w:val="21"/>
      <w:tabs>
        <w:tab w:val="center" w:pos="5052"/>
        <w:tab w:val="right" w:pos="9684"/>
        <w:tab w:val="clear" w:pos="4153"/>
        <w:tab w:val="clear" w:pos="8306"/>
      </w:tabs>
      <w:wordWrap w:val="0"/>
      <w:spacing w:before="120" w:line="0" w:lineRule="atLeast"/>
      <w:jc w:val="right"/>
      <w:rPr>
        <w:rFonts w:ascii="Arial" w:hAnsi="Arial" w:cs="Arial"/>
        <w:b/>
        <w:bCs/>
        <w:i/>
        <w:iCs/>
        <w:sz w:val="17"/>
      </w:rPr>
    </w:pPr>
    <w:r>
      <w:rPr>
        <w:snapToGrid/>
      </w:rPr>
      <w:drawing>
        <wp:inline distT="0" distB="0" distL="0" distR="0">
          <wp:extent cx="238125" cy="133350"/>
          <wp:effectExtent l="19050" t="0" r="9525" b="0"/>
          <wp:docPr id="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ascii="Arial" w:hAnsi="Arial" w:cs="Arial"/>
        <w:b/>
        <w:bCs/>
        <w:i/>
        <w:iCs/>
        <w:sz w:val="17"/>
      </w:rPr>
      <w:t>HEREDITAS (Beijing) 2006,  28(8): 1~10</w:t>
    </w:r>
    <w:r>
      <w:rPr>
        <w:rFonts w:hint="eastAsia" w:ascii="Arial" w:hAnsi="Arial" w:cs="Arial"/>
        <w:b/>
        <w:bCs/>
        <w:i/>
        <w:iCs/>
        <w:sz w:val="17"/>
      </w:rPr>
      <w:tab/>
    </w:r>
    <w:r>
      <w:rPr>
        <w:rFonts w:hint="eastAsia"/>
      </w:rPr>
      <w:tab/>
    </w:r>
    <w:r>
      <w:rPr>
        <w:rFonts w:hint="eastAsia" w:eastAsia="华文新魏"/>
        <w:spacing w:val="-20"/>
        <w:w w:val="150"/>
        <w:sz w:val="17"/>
      </w:rPr>
      <w:t>封面人物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B75971"/>
    <w:multiLevelType w:val="singleLevel"/>
    <w:tmpl w:val="2EB75971"/>
    <w:lvl w:ilvl="0" w:tentative="0">
      <w:start w:val="1"/>
      <w:numFmt w:val="lowerLetter"/>
      <w:suff w:val="space"/>
      <w:lvlText w:val="(%1)"/>
      <w:lvlJc w:val="left"/>
    </w:lvl>
  </w:abstractNum>
  <w:abstractNum w:abstractNumId="1">
    <w:nsid w:val="664B0F7A"/>
    <w:multiLevelType w:val="multilevel"/>
    <w:tmpl w:val="664B0F7A"/>
    <w:lvl w:ilvl="0" w:tentative="0">
      <w:start w:val="1"/>
      <w:numFmt w:val="decimal"/>
      <w:pStyle w:val="45"/>
      <w:lvlText w:val="[%1]"/>
      <w:lvlJc w:val="right"/>
      <w:pPr>
        <w:tabs>
          <w:tab w:val="left" w:pos="397"/>
        </w:tabs>
        <w:ind w:left="397" w:hanging="113"/>
      </w:pPr>
      <w:rPr>
        <w:rFonts w:hint="eastAsia"/>
        <w:color w:val="auto"/>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1"/>
  </w:num>
  <w:num w:numId="2">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Luo2">
    <w15:presenceInfo w15:providerId="None" w15:userId="Luo2"/>
  </w15:person>
  <w15:person w15:author="华血">
    <w15:presenceInfo w15:providerId="WPS Office" w15:userId="1115022769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TrueTypeFonts/>
  <w:saveSubsetFonts/>
  <w:bordersDoNotSurroundHeader w:val="0"/>
  <w:bordersDoNotSurroundFooter w:val="0"/>
  <w:attachedTemplate r:id="rId1"/>
  <w:revisionView w:markup="0"/>
  <w:trackRevisions w:val="1"/>
  <w:documentProtection w:enforcement="0"/>
  <w:defaultTabStop w:val="408"/>
  <w:autoHyphenation/>
  <w:hyphenationZone w:val="357"/>
  <w:doNotHyphenateCaps/>
  <w:evenAndOddHeaders w:val="1"/>
  <w:drawingGridHorizontalSpacing w:val="6"/>
  <w:drawingGridVerticalSpacing w:val="6"/>
  <w:displayHorizontalDrawingGridEvery w:val="1"/>
  <w:displayVerticalDrawingGridEvery w:val="1"/>
  <w:doNotShadeFormData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F3D06"/>
    <w:rsid w:val="000F7ABE"/>
    <w:rsid w:val="00117FE3"/>
    <w:rsid w:val="00124A00"/>
    <w:rsid w:val="001513C4"/>
    <w:rsid w:val="00154C58"/>
    <w:rsid w:val="0015567A"/>
    <w:rsid w:val="001600BC"/>
    <w:rsid w:val="00172FC8"/>
    <w:rsid w:val="00174493"/>
    <w:rsid w:val="00176A8B"/>
    <w:rsid w:val="00177AFC"/>
    <w:rsid w:val="00187273"/>
    <w:rsid w:val="00194522"/>
    <w:rsid w:val="00194793"/>
    <w:rsid w:val="001A20A7"/>
    <w:rsid w:val="001B0316"/>
    <w:rsid w:val="001B0C96"/>
    <w:rsid w:val="001B1843"/>
    <w:rsid w:val="001B27E9"/>
    <w:rsid w:val="001B3FD4"/>
    <w:rsid w:val="001B4036"/>
    <w:rsid w:val="001D37AE"/>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4539"/>
    <w:rsid w:val="00506EF6"/>
    <w:rsid w:val="005240E9"/>
    <w:rsid w:val="00527655"/>
    <w:rsid w:val="005416F9"/>
    <w:rsid w:val="005418AD"/>
    <w:rsid w:val="00557943"/>
    <w:rsid w:val="0055796A"/>
    <w:rsid w:val="00572D4F"/>
    <w:rsid w:val="00582BFA"/>
    <w:rsid w:val="005837CD"/>
    <w:rsid w:val="005A4784"/>
    <w:rsid w:val="005B7E53"/>
    <w:rsid w:val="005C1030"/>
    <w:rsid w:val="005C3130"/>
    <w:rsid w:val="005C7E7A"/>
    <w:rsid w:val="005D58A0"/>
    <w:rsid w:val="005E03D8"/>
    <w:rsid w:val="005F6179"/>
    <w:rsid w:val="005F6793"/>
    <w:rsid w:val="00604069"/>
    <w:rsid w:val="00604213"/>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4146"/>
    <w:rsid w:val="00844763"/>
    <w:rsid w:val="00851A84"/>
    <w:rsid w:val="00857B74"/>
    <w:rsid w:val="00863FF0"/>
    <w:rsid w:val="0086720C"/>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90F57"/>
    <w:rsid w:val="00A948F5"/>
    <w:rsid w:val="00A950EC"/>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72D6"/>
    <w:rsid w:val="00DB18C4"/>
    <w:rsid w:val="00DB231A"/>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942B8"/>
    <w:rsid w:val="00FA0F04"/>
    <w:rsid w:val="00FB5111"/>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C32DB5"/>
    <w:rsid w:val="10CD32C1"/>
    <w:rsid w:val="11AF3BBD"/>
    <w:rsid w:val="121436DF"/>
    <w:rsid w:val="137C2F1A"/>
    <w:rsid w:val="143C5FF9"/>
    <w:rsid w:val="146D5582"/>
    <w:rsid w:val="149C5BEF"/>
    <w:rsid w:val="15210168"/>
    <w:rsid w:val="152C0D1B"/>
    <w:rsid w:val="16465E0D"/>
    <w:rsid w:val="183C74C7"/>
    <w:rsid w:val="19825AC6"/>
    <w:rsid w:val="1A315C0A"/>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A1F00A4"/>
    <w:rsid w:val="2A663F30"/>
    <w:rsid w:val="2CBD32E8"/>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E42663D"/>
    <w:rsid w:val="41E450AD"/>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1D95B48"/>
    <w:rsid w:val="5316523A"/>
    <w:rsid w:val="56471A24"/>
    <w:rsid w:val="56D123DE"/>
    <w:rsid w:val="57FB2E23"/>
    <w:rsid w:val="58461706"/>
    <w:rsid w:val="594D4389"/>
    <w:rsid w:val="59A73A9A"/>
    <w:rsid w:val="5A411F7D"/>
    <w:rsid w:val="5A8F6529"/>
    <w:rsid w:val="5B2D7FCE"/>
    <w:rsid w:val="5B4F43E9"/>
    <w:rsid w:val="5C266425"/>
    <w:rsid w:val="5CEB0141"/>
    <w:rsid w:val="5E196F30"/>
    <w:rsid w:val="5F0A304E"/>
    <w:rsid w:val="61BB7391"/>
    <w:rsid w:val="62C456BC"/>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C211C9"/>
    <w:rsid w:val="73B15D58"/>
    <w:rsid w:val="74051A88"/>
    <w:rsid w:val="74BE2F6B"/>
    <w:rsid w:val="74D65DF0"/>
    <w:rsid w:val="750C12F2"/>
    <w:rsid w:val="75A91298"/>
    <w:rsid w:val="75DA2EBC"/>
    <w:rsid w:val="76796366"/>
    <w:rsid w:val="792151BF"/>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0" w:name="table of figures"/>
    <w:lsdException w:uiPriority="0" w:name="envelope address"/>
    <w:lsdException w:uiPriority="0" w:name="envelope return"/>
    <w:lsdException w:qFormat="1" w:unhideWhenUsed="0" w:uiPriority="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qFormat="1" w:unhideWhenUsed="0"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uiPriority="0" w:name="Body Text Indent 2"/>
    <w:lsdException w:uiPriority="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qFormat="1" w:unhideWhenUsed="0" w:uiPriority="0" w:semiHidden="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1"/>
    <w:basedOn w:val="1"/>
    <w:next w:val="1"/>
    <w:qFormat/>
    <w:uiPriority w:val="0"/>
    <w:pPr>
      <w:keepNext/>
      <w:keepLines/>
      <w:spacing w:before="800" w:after="360" w:line="0" w:lineRule="atLeast"/>
      <w:ind w:firstLine="0"/>
      <w:jc w:val="left"/>
      <w:outlineLvl w:val="0"/>
    </w:pPr>
    <w:rPr>
      <w:rFonts w:eastAsia="方正大标宋简体"/>
      <w:bCs/>
      <w:kern w:val="44"/>
      <w:sz w:val="36"/>
      <w:szCs w:val="44"/>
    </w:rPr>
  </w:style>
  <w:style w:type="paragraph" w:styleId="3">
    <w:name w:val="heading 2"/>
    <w:basedOn w:val="1"/>
    <w:next w:val="1"/>
    <w:qFormat/>
    <w:uiPriority w:val="0"/>
    <w:pPr>
      <w:keepNext/>
      <w:keepLines/>
      <w:spacing w:before="160" w:after="100" w:line="0" w:lineRule="atLeast"/>
      <w:ind w:firstLine="0"/>
      <w:jc w:val="left"/>
      <w:outlineLvl w:val="1"/>
    </w:pPr>
    <w:rPr>
      <w:rFonts w:eastAsia="方正楷体简体"/>
      <w:bCs/>
      <w:sz w:val="24"/>
      <w:szCs w:val="32"/>
    </w:rPr>
  </w:style>
  <w:style w:type="paragraph" w:styleId="4">
    <w:name w:val="heading 3"/>
    <w:basedOn w:val="1"/>
    <w:next w:val="1"/>
    <w:qFormat/>
    <w:uiPriority w:val="0"/>
    <w:pPr>
      <w:keepNext/>
      <w:keepLines/>
      <w:spacing w:before="120" w:after="120"/>
      <w:ind w:right="680"/>
      <w:jc w:val="left"/>
      <w:outlineLvl w:val="2"/>
    </w:pPr>
    <w:rPr>
      <w:rFonts w:eastAsia="方正仿宋_GB2312"/>
      <w:bCs/>
      <w:sz w:val="18"/>
      <w:szCs w:val="32"/>
    </w:rPr>
  </w:style>
  <w:style w:type="paragraph" w:styleId="5">
    <w:name w:val="heading 4"/>
    <w:basedOn w:val="1"/>
    <w:next w:val="1"/>
    <w:qFormat/>
    <w:uiPriority w:val="0"/>
    <w:pPr>
      <w:keepNext/>
      <w:spacing w:before="440" w:after="440" w:line="0" w:lineRule="atLeast"/>
      <w:ind w:right="680" w:firstLine="0"/>
      <w:outlineLvl w:val="3"/>
    </w:pPr>
    <w:rPr>
      <w:b/>
      <w:bCs/>
      <w:snapToGrid/>
      <w:sz w:val="28"/>
      <w:szCs w:val="20"/>
    </w:rPr>
  </w:style>
  <w:style w:type="paragraph" w:styleId="6">
    <w:name w:val="heading 5"/>
    <w:basedOn w:val="1"/>
    <w:next w:val="1"/>
    <w:qFormat/>
    <w:uiPriority w:val="0"/>
    <w:pPr>
      <w:keepNext/>
      <w:spacing w:before="120" w:after="80"/>
      <w:ind w:right="680"/>
      <w:outlineLvl w:val="4"/>
    </w:pPr>
    <w:rPr>
      <w:rFonts w:eastAsia="宋体"/>
      <w:bCs/>
      <w:color w:val="000000"/>
      <w:sz w:val="24"/>
      <w:szCs w:val="21"/>
    </w:rPr>
  </w:style>
  <w:style w:type="paragraph" w:styleId="7">
    <w:name w:val="heading 6"/>
    <w:basedOn w:val="1"/>
    <w:next w:val="1"/>
    <w:qFormat/>
    <w:uiPriority w:val="0"/>
    <w:pPr>
      <w:keepNext/>
      <w:spacing w:before="120" w:after="360"/>
      <w:ind w:firstLine="0"/>
      <w:outlineLvl w:val="5"/>
    </w:pPr>
    <w:rPr>
      <w:bCs/>
      <w:sz w:val="20"/>
    </w:rPr>
  </w:style>
  <w:style w:type="paragraph" w:styleId="8">
    <w:name w:val="heading 7"/>
    <w:basedOn w:val="1"/>
    <w:next w:val="1"/>
    <w:qFormat/>
    <w:uiPriority w:val="0"/>
    <w:pPr>
      <w:keepNext/>
      <w:spacing w:before="240"/>
      <w:ind w:firstLine="0"/>
      <w:jc w:val="left"/>
      <w:outlineLvl w:val="6"/>
    </w:pPr>
    <w:rPr>
      <w:rFonts w:eastAsia="方正小标宋简体"/>
      <w:bCs/>
      <w:sz w:val="24"/>
    </w:rPr>
  </w:style>
  <w:style w:type="paragraph" w:styleId="9">
    <w:name w:val="heading 8"/>
    <w:basedOn w:val="1"/>
    <w:next w:val="1"/>
    <w:qFormat/>
    <w:uiPriority w:val="0"/>
    <w:pPr>
      <w:keepNext/>
      <w:ind w:firstLine="0"/>
      <w:outlineLvl w:val="7"/>
    </w:pPr>
    <w:rPr>
      <w:rFonts w:eastAsia="方正小标宋简体"/>
      <w:bCs/>
      <w:sz w:val="24"/>
    </w:rPr>
  </w:style>
  <w:style w:type="paragraph" w:styleId="10">
    <w:name w:val="heading 9"/>
    <w:basedOn w:val="1"/>
    <w:next w:val="1"/>
    <w:qFormat/>
    <w:uiPriority w:val="0"/>
    <w:pPr>
      <w:keepNext/>
      <w:spacing w:before="200" w:after="120"/>
      <w:outlineLvl w:val="8"/>
    </w:pPr>
    <w:rPr>
      <w:rFonts w:eastAsia="方正小标宋简体"/>
      <w:bCs/>
      <w:sz w:val="21"/>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napToGrid/>
      <w:szCs w:val="20"/>
    </w:rPr>
  </w:style>
  <w:style w:type="paragraph" w:styleId="12">
    <w:name w:val="caption"/>
    <w:basedOn w:val="1"/>
    <w:next w:val="1"/>
    <w:qFormat/>
    <w:uiPriority w:val="0"/>
    <w:rPr>
      <w:i/>
      <w:iCs/>
    </w:rPr>
  </w:style>
  <w:style w:type="paragraph" w:styleId="13">
    <w:name w:val="Document Map"/>
    <w:basedOn w:val="1"/>
    <w:semiHidden/>
    <w:qFormat/>
    <w:uiPriority w:val="0"/>
    <w:pPr>
      <w:shd w:val="clear" w:color="auto" w:fill="000080"/>
      <w:snapToGrid/>
      <w:spacing w:line="240" w:lineRule="auto"/>
      <w:ind w:firstLine="0"/>
    </w:pPr>
    <w:rPr>
      <w:rFonts w:eastAsia="宋体"/>
      <w:snapToGrid/>
      <w:spacing w:val="0"/>
      <w:sz w:val="21"/>
    </w:rPr>
  </w:style>
  <w:style w:type="paragraph" w:styleId="14">
    <w:name w:val="annotation text"/>
    <w:basedOn w:val="1"/>
    <w:semiHidden/>
    <w:qFormat/>
    <w:uiPriority w:val="0"/>
    <w:pPr>
      <w:snapToGrid/>
      <w:spacing w:line="240" w:lineRule="auto"/>
      <w:jc w:val="left"/>
    </w:pPr>
    <w:rPr>
      <w:rFonts w:eastAsia="宋体"/>
      <w:snapToGrid/>
      <w:spacing w:val="0"/>
      <w:sz w:val="21"/>
      <w:szCs w:val="21"/>
    </w:rPr>
  </w:style>
  <w:style w:type="paragraph" w:styleId="15">
    <w:name w:val="Body Text 3"/>
    <w:basedOn w:val="1"/>
    <w:qFormat/>
    <w:uiPriority w:val="0"/>
    <w:rPr>
      <w:sz w:val="16"/>
      <w:szCs w:val="18"/>
    </w:rPr>
  </w:style>
  <w:style w:type="paragraph" w:styleId="16">
    <w:name w:val="Body Text"/>
    <w:basedOn w:val="1"/>
    <w:qFormat/>
    <w:uiPriority w:val="0"/>
    <w:rPr>
      <w:b/>
      <w:bCs/>
      <w:sz w:val="17"/>
    </w:rPr>
  </w:style>
  <w:style w:type="paragraph" w:styleId="17">
    <w:name w:val="Body Text Indent"/>
    <w:basedOn w:val="1"/>
    <w:qFormat/>
    <w:uiPriority w:val="0"/>
    <w:pPr>
      <w:ind w:firstLine="420"/>
    </w:pPr>
    <w:rPr>
      <w:szCs w:val="21"/>
    </w:rPr>
  </w:style>
  <w:style w:type="paragraph" w:styleId="18">
    <w:name w:val="endnote text"/>
    <w:basedOn w:val="1"/>
    <w:semiHidden/>
    <w:qFormat/>
    <w:uiPriority w:val="0"/>
    <w:pPr>
      <w:widowControl/>
      <w:snapToGrid/>
      <w:spacing w:line="240" w:lineRule="auto"/>
      <w:jc w:val="left"/>
    </w:pPr>
    <w:rPr>
      <w:rFonts w:ascii="Arial" w:hAnsi="Arial" w:eastAsia="宋体"/>
      <w:snapToGrid/>
      <w:spacing w:val="0"/>
      <w:kern w:val="0"/>
      <w:szCs w:val="20"/>
      <w:lang w:val="de-DE" w:eastAsia="de-DE"/>
    </w:rPr>
  </w:style>
  <w:style w:type="paragraph" w:styleId="19">
    <w:name w:val="Balloon Text"/>
    <w:basedOn w:val="1"/>
    <w:semiHidden/>
    <w:qFormat/>
    <w:uiPriority w:val="0"/>
    <w:pPr>
      <w:snapToGrid/>
      <w:spacing w:line="240" w:lineRule="auto"/>
    </w:pPr>
    <w:rPr>
      <w:rFonts w:eastAsia="宋体"/>
      <w:snapToGrid/>
      <w:spacing w:val="0"/>
      <w:sz w:val="18"/>
      <w:szCs w:val="18"/>
    </w:rPr>
  </w:style>
  <w:style w:type="paragraph" w:styleId="20">
    <w:name w:val="footer"/>
    <w:basedOn w:val="1"/>
    <w:qFormat/>
    <w:uiPriority w:val="0"/>
    <w:pPr>
      <w:tabs>
        <w:tab w:val="center" w:pos="4153"/>
        <w:tab w:val="right" w:pos="8306"/>
      </w:tabs>
      <w:jc w:val="left"/>
    </w:pPr>
    <w:rPr>
      <w:sz w:val="18"/>
      <w:szCs w:val="18"/>
    </w:rPr>
  </w:style>
  <w:style w:type="paragraph" w:styleId="21">
    <w:name w:val="header"/>
    <w:basedOn w:val="1"/>
    <w:qFormat/>
    <w:uiPriority w:val="0"/>
    <w:pPr>
      <w:tabs>
        <w:tab w:val="center" w:pos="4153"/>
        <w:tab w:val="right" w:pos="8306"/>
      </w:tabs>
      <w:jc w:val="center"/>
    </w:pPr>
    <w:rPr>
      <w:sz w:val="18"/>
      <w:szCs w:val="18"/>
    </w:rPr>
  </w:style>
  <w:style w:type="paragraph" w:styleId="22">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23">
    <w:name w:val="footnote text"/>
    <w:basedOn w:val="1"/>
    <w:semiHidden/>
    <w:qFormat/>
    <w:uiPriority w:val="0"/>
    <w:pPr>
      <w:jc w:val="left"/>
    </w:pPr>
    <w:rPr>
      <w:sz w:val="18"/>
      <w:szCs w:val="18"/>
    </w:rPr>
  </w:style>
  <w:style w:type="paragraph" w:styleId="24">
    <w:name w:val="table of figures"/>
    <w:basedOn w:val="1"/>
    <w:next w:val="1"/>
    <w:semiHidden/>
    <w:qFormat/>
    <w:uiPriority w:val="0"/>
  </w:style>
  <w:style w:type="paragraph" w:styleId="25">
    <w:name w:val="Body Text 2"/>
    <w:basedOn w:val="1"/>
    <w:qFormat/>
    <w:uiPriority w:val="0"/>
    <w:pPr>
      <w:spacing w:after="60"/>
    </w:pPr>
    <w:rPr>
      <w:rFonts w:eastAsia="黑体"/>
      <w:b/>
      <w:bCs/>
      <w:sz w:val="16"/>
    </w:rPr>
  </w:style>
  <w:style w:type="paragraph" w:styleId="26">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27">
    <w:name w:val="annotation subject"/>
    <w:basedOn w:val="14"/>
    <w:next w:val="14"/>
    <w:semiHidden/>
    <w:qFormat/>
    <w:uiPriority w:val="0"/>
    <w:rPr>
      <w:b/>
      <w:bCs/>
    </w:rPr>
  </w:style>
  <w:style w:type="table" w:styleId="29">
    <w:name w:val="Table Grid"/>
    <w:basedOn w:val="2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Strong"/>
    <w:qFormat/>
    <w:uiPriority w:val="0"/>
    <w:rPr>
      <w:b/>
      <w:bCs/>
    </w:rPr>
  </w:style>
  <w:style w:type="character" w:styleId="32">
    <w:name w:val="page number"/>
    <w:basedOn w:val="30"/>
    <w:qFormat/>
    <w:uiPriority w:val="0"/>
  </w:style>
  <w:style w:type="character" w:styleId="33">
    <w:name w:val="FollowedHyperlink"/>
    <w:qFormat/>
    <w:uiPriority w:val="0"/>
    <w:rPr>
      <w:color w:val="800080"/>
      <w:u w:val="single"/>
    </w:rPr>
  </w:style>
  <w:style w:type="character" w:styleId="34">
    <w:name w:val="Emphasis"/>
    <w:qFormat/>
    <w:uiPriority w:val="20"/>
    <w:rPr>
      <w:i/>
      <w:iCs/>
    </w:rPr>
  </w:style>
  <w:style w:type="character" w:styleId="35">
    <w:name w:val="HTML Typewriter"/>
    <w:qFormat/>
    <w:uiPriority w:val="0"/>
    <w:rPr>
      <w:rFonts w:ascii="宋体" w:hAnsi="宋体" w:eastAsia="宋体" w:cs="宋体"/>
      <w:sz w:val="24"/>
      <w:szCs w:val="24"/>
    </w:rPr>
  </w:style>
  <w:style w:type="character" w:styleId="36">
    <w:name w:val="Hyperlink"/>
    <w:qFormat/>
    <w:uiPriority w:val="0"/>
    <w:rPr>
      <w:color w:val="0000FF"/>
      <w:u w:val="single"/>
    </w:rPr>
  </w:style>
  <w:style w:type="character" w:styleId="37">
    <w:name w:val="annotation reference"/>
    <w:semiHidden/>
    <w:qFormat/>
    <w:uiPriority w:val="0"/>
    <w:rPr>
      <w:sz w:val="21"/>
      <w:szCs w:val="21"/>
    </w:rPr>
  </w:style>
  <w:style w:type="character" w:styleId="38">
    <w:name w:val="footnote reference"/>
    <w:semiHidden/>
    <w:qFormat/>
    <w:uiPriority w:val="0"/>
    <w:rPr>
      <w:vertAlign w:val="superscript"/>
    </w:rPr>
  </w:style>
  <w:style w:type="paragraph" w:customStyle="1" w:styleId="39">
    <w:name w:val="样式1"/>
    <w:basedOn w:val="1"/>
    <w:qFormat/>
    <w:uiPriority w:val="0"/>
    <w:pPr>
      <w:spacing w:after="160" w:line="288" w:lineRule="auto"/>
      <w:ind w:firstLine="0"/>
      <w:jc w:val="left"/>
    </w:pPr>
    <w:rPr>
      <w:rFonts w:eastAsia="方正楷体简体"/>
      <w:sz w:val="21"/>
    </w:rPr>
  </w:style>
  <w:style w:type="paragraph" w:customStyle="1" w:styleId="40">
    <w:name w:val="样式2"/>
    <w:basedOn w:val="1"/>
    <w:qFormat/>
    <w:uiPriority w:val="0"/>
    <w:pPr>
      <w:spacing w:line="300" w:lineRule="auto"/>
      <w:ind w:firstLine="0"/>
    </w:pPr>
    <w:rPr>
      <w:rFonts w:eastAsia="方正楷体简体"/>
      <w:sz w:val="21"/>
    </w:rPr>
  </w:style>
  <w:style w:type="paragraph" w:customStyle="1" w:styleId="41">
    <w:name w:val="样式3"/>
    <w:basedOn w:val="1"/>
    <w:qFormat/>
    <w:uiPriority w:val="0"/>
    <w:pPr>
      <w:spacing w:line="280" w:lineRule="exact"/>
      <w:ind w:left="227" w:hanging="227"/>
    </w:pPr>
    <w:rPr>
      <w:spacing w:val="0"/>
      <w:sz w:val="21"/>
      <w:szCs w:val="18"/>
    </w:rPr>
  </w:style>
  <w:style w:type="paragraph" w:customStyle="1" w:styleId="42">
    <w:name w:val="样式4"/>
    <w:basedOn w:val="1"/>
    <w:qFormat/>
    <w:uiPriority w:val="0"/>
    <w:pPr>
      <w:spacing w:before="200" w:after="80" w:line="336" w:lineRule="auto"/>
      <w:ind w:firstLine="0"/>
    </w:pPr>
    <w:rPr>
      <w:spacing w:val="0"/>
      <w:sz w:val="21"/>
      <w:szCs w:val="18"/>
    </w:rPr>
  </w:style>
  <w:style w:type="character" w:customStyle="1" w:styleId="43">
    <w:name w:val="javascript"/>
    <w:basedOn w:val="30"/>
    <w:qFormat/>
    <w:uiPriority w:val="0"/>
  </w:style>
  <w:style w:type="paragraph" w:customStyle="1" w:styleId="44">
    <w:name w:val="标题10"/>
    <w:basedOn w:val="1"/>
    <w:qFormat/>
    <w:uiPriority w:val="0"/>
    <w:pPr>
      <w:spacing w:before="80" w:after="80"/>
    </w:pPr>
    <w:rPr>
      <w:rFonts w:eastAsia="方正楷体_GB2312"/>
      <w:color w:val="000000"/>
      <w:spacing w:val="10"/>
      <w:szCs w:val="21"/>
    </w:rPr>
  </w:style>
  <w:style w:type="paragraph" w:customStyle="1" w:styleId="45">
    <w:name w:val="参考文献"/>
    <w:basedOn w:val="1"/>
    <w:qFormat/>
    <w:uiPriority w:val="0"/>
    <w:pPr>
      <w:numPr>
        <w:ilvl w:val="0"/>
        <w:numId w:val="1"/>
      </w:numPr>
      <w:spacing w:line="295" w:lineRule="auto"/>
    </w:pPr>
    <w:rPr>
      <w:color w:val="000000"/>
      <w:sz w:val="18"/>
      <w:szCs w:val="18"/>
    </w:rPr>
  </w:style>
  <w:style w:type="character" w:customStyle="1" w:styleId="46">
    <w:name w:val="datatitle1"/>
    <w:qFormat/>
    <w:uiPriority w:val="0"/>
    <w:rPr>
      <w:b/>
      <w:bCs/>
      <w:color w:val="10619F"/>
      <w:sz w:val="18"/>
      <w:szCs w:val="18"/>
    </w:rPr>
  </w:style>
  <w:style w:type="paragraph" w:customStyle="1" w:styleId="47">
    <w:name w:val="Default"/>
    <w:qFormat/>
    <w:uiPriority w:val="0"/>
    <w:pPr>
      <w:widowControl w:val="0"/>
      <w:autoSpaceDE w:val="0"/>
      <w:autoSpaceDN w:val="0"/>
      <w:adjustRightInd w:val="0"/>
    </w:pPr>
    <w:rPr>
      <w:rFonts w:ascii="Times New Roman" w:hAnsi="Times New Roman" w:eastAsia="宋体" w:cs="Times New Roman"/>
      <w:color w:val="000000"/>
      <w:sz w:val="24"/>
      <w:szCs w:val="24"/>
      <w:lang w:val="en-US" w:eastAsia="zh-CN" w:bidi="ar-SA"/>
    </w:rPr>
  </w:style>
  <w:style w:type="character" w:customStyle="1" w:styleId="48">
    <w:name w:val="wbr1"/>
    <w:qFormat/>
    <w:uiPriority w:val="0"/>
    <w:rPr>
      <w:rFonts w:hint="default" w:ascii="Lucida Sans Unicode" w:hAnsi="Lucida Sans Unicode" w:cs="Lucida Sans Unicode"/>
      <w:color w:val="FFFFFF"/>
      <w:spacing w:val="0"/>
      <w:sz w:val="2"/>
      <w:szCs w:val="2"/>
    </w:rPr>
  </w:style>
  <w:style w:type="character" w:customStyle="1" w:styleId="49">
    <w:name w:val="journal_title3"/>
    <w:qFormat/>
    <w:uiPriority w:val="0"/>
    <w:rPr>
      <w:i/>
      <w:iCs/>
    </w:rPr>
  </w:style>
  <w:style w:type="paragraph" w:customStyle="1" w:styleId="50">
    <w:name w:val="毕业论文正文"/>
    <w:basedOn w:val="1"/>
    <w:qFormat/>
    <w:uiPriority w:val="0"/>
    <w:pPr>
      <w:snapToGrid/>
      <w:spacing w:line="360" w:lineRule="exact"/>
      <w:ind w:firstLine="200" w:firstLineChars="200"/>
    </w:pPr>
    <w:rPr>
      <w:rFonts w:eastAsia="宋体"/>
      <w:snapToGrid/>
      <w:spacing w:val="0"/>
      <w:sz w:val="21"/>
      <w:szCs w:val="21"/>
    </w:rPr>
  </w:style>
  <w:style w:type="paragraph" w:customStyle="1" w:styleId="51">
    <w:name w:val="毕业论文图名表头"/>
    <w:basedOn w:val="1"/>
    <w:qFormat/>
    <w:uiPriority w:val="0"/>
    <w:pPr>
      <w:snapToGrid/>
      <w:spacing w:beforeLines="50" w:afterLines="50" w:line="240" w:lineRule="exact"/>
      <w:jc w:val="center"/>
    </w:pPr>
    <w:rPr>
      <w:rFonts w:eastAsia="宋体"/>
      <w:b/>
      <w:snapToGrid/>
      <w:spacing w:val="0"/>
      <w:sz w:val="18"/>
      <w:szCs w:val="18"/>
    </w:rPr>
  </w:style>
  <w:style w:type="paragraph" w:customStyle="1" w:styleId="52">
    <w:name w:val="标题2"/>
    <w:basedOn w:val="3"/>
    <w:qFormat/>
    <w:uiPriority w:val="0"/>
    <w:pPr>
      <w:keepLines w:val="0"/>
      <w:snapToGrid/>
      <w:spacing w:beforeLines="100" w:afterLines="100" w:line="240" w:lineRule="auto"/>
      <w:jc w:val="both"/>
    </w:pPr>
    <w:rPr>
      <w:rFonts w:eastAsia="黑体"/>
      <w:bCs w:val="0"/>
      <w:snapToGrid/>
      <w:spacing w:val="0"/>
      <w:sz w:val="28"/>
      <w:szCs w:val="24"/>
    </w:rPr>
  </w:style>
  <w:style w:type="character" w:customStyle="1" w:styleId="53">
    <w:name w:val="毕业论文正文 Char"/>
    <w:qFormat/>
    <w:uiPriority w:val="0"/>
    <w:rPr>
      <w:rFonts w:eastAsia="宋体"/>
      <w:kern w:val="2"/>
      <w:sz w:val="21"/>
      <w:szCs w:val="21"/>
      <w:lang w:val="en-US" w:eastAsia="zh-CN" w:bidi="ar-SA"/>
    </w:rPr>
  </w:style>
  <w:style w:type="character" w:customStyle="1" w:styleId="54">
    <w:name w:val="ti"/>
    <w:basedOn w:val="30"/>
    <w:qFormat/>
    <w:uiPriority w:val="0"/>
  </w:style>
  <w:style w:type="character" w:customStyle="1" w:styleId="55">
    <w:name w:val="a"/>
    <w:basedOn w:val="30"/>
    <w:qFormat/>
    <w:uiPriority w:val="0"/>
  </w:style>
  <w:style w:type="character" w:customStyle="1" w:styleId="56">
    <w:name w:val="aff1"/>
    <w:qFormat/>
    <w:uiPriority w:val="0"/>
    <w:rPr>
      <w:rFonts w:hint="default" w:ascii="Verdana" w:hAnsi="Verdana"/>
      <w:color w:val="000000"/>
      <w:sz w:val="15"/>
      <w:szCs w:val="15"/>
    </w:rPr>
  </w:style>
  <w:style w:type="character" w:customStyle="1" w:styleId="57">
    <w:name w:val="item first last odd"/>
    <w:basedOn w:val="30"/>
    <w:qFormat/>
    <w:uiPriority w:val="0"/>
  </w:style>
  <w:style w:type="character" w:customStyle="1" w:styleId="58">
    <w:name w:val="标题 2 Char"/>
    <w:qFormat/>
    <w:uiPriority w:val="0"/>
    <w:rPr>
      <w:rFonts w:ascii="Arial" w:hAnsi="Arial" w:eastAsia="黑体"/>
      <w:b/>
      <w:bCs/>
      <w:kern w:val="2"/>
      <w:sz w:val="32"/>
      <w:szCs w:val="32"/>
    </w:rPr>
  </w:style>
  <w:style w:type="character" w:customStyle="1" w:styleId="59">
    <w:name w:val="页眉 Char"/>
    <w:qFormat/>
    <w:uiPriority w:val="0"/>
    <w:rPr>
      <w:kern w:val="2"/>
      <w:sz w:val="18"/>
      <w:szCs w:val="18"/>
    </w:rPr>
  </w:style>
  <w:style w:type="character" w:customStyle="1" w:styleId="60">
    <w:name w:val="页脚 Char"/>
    <w:qFormat/>
    <w:uiPriority w:val="0"/>
    <w:rPr>
      <w:kern w:val="2"/>
      <w:sz w:val="18"/>
      <w:szCs w:val="18"/>
    </w:rPr>
  </w:style>
  <w:style w:type="character" w:customStyle="1" w:styleId="61">
    <w:name w:val="标题 3 Char"/>
    <w:qFormat/>
    <w:uiPriority w:val="0"/>
    <w:rPr>
      <w:rFonts w:ascii="宋体" w:hAnsi="宋体" w:eastAsia="方正仿宋_GB2312"/>
      <w:b/>
      <w:bCs/>
      <w:sz w:val="21"/>
      <w:szCs w:val="27"/>
    </w:rPr>
  </w:style>
  <w:style w:type="character" w:customStyle="1" w:styleId="62">
    <w:name w:val="纯文本 Char"/>
    <w:qFormat/>
    <w:uiPriority w:val="0"/>
    <w:rPr>
      <w:rFonts w:ascii="宋体" w:hAnsi="Courier New" w:cs="Courier New"/>
      <w:kern w:val="2"/>
      <w:sz w:val="21"/>
      <w:szCs w:val="21"/>
    </w:rPr>
  </w:style>
  <w:style w:type="character" w:customStyle="1" w:styleId="63">
    <w:name w:val="正文文本 Char"/>
    <w:qFormat/>
    <w:uiPriority w:val="0"/>
    <w:rPr>
      <w:rFonts w:ascii="宋体" w:hAnsi="宋体"/>
      <w:kern w:val="2"/>
      <w:sz w:val="21"/>
      <w:szCs w:val="24"/>
    </w:rPr>
  </w:style>
  <w:style w:type="character" w:customStyle="1" w:styleId="64">
    <w:name w:val="HTML 预设格式 Char"/>
    <w:qFormat/>
    <w:uiPriority w:val="0"/>
    <w:rPr>
      <w:rFonts w:ascii="宋体" w:hAnsi="宋体"/>
      <w:color w:val="000000"/>
      <w:sz w:val="24"/>
      <w:szCs w:val="24"/>
    </w:rPr>
  </w:style>
  <w:style w:type="character" w:customStyle="1" w:styleId="65">
    <w:name w:val="日期 Char"/>
    <w:qFormat/>
    <w:uiPriority w:val="0"/>
    <w:rPr>
      <w:kern w:val="2"/>
      <w:sz w:val="21"/>
      <w:szCs w:val="24"/>
    </w:rPr>
  </w:style>
  <w:style w:type="character" w:customStyle="1" w:styleId="66">
    <w:name w:val="批注框文本 Char"/>
    <w:qFormat/>
    <w:uiPriority w:val="0"/>
    <w:rPr>
      <w:kern w:val="2"/>
      <w:sz w:val="18"/>
      <w:szCs w:val="18"/>
    </w:rPr>
  </w:style>
  <w:style w:type="character" w:customStyle="1" w:styleId="67">
    <w:name w:val="s1 mag_style5  mag_style8"/>
    <w:basedOn w:val="30"/>
    <w:qFormat/>
    <w:uiPriority w:val="0"/>
  </w:style>
  <w:style w:type="character" w:customStyle="1" w:styleId="68">
    <w:name w:val="s5 mag_style5"/>
    <w:basedOn w:val="30"/>
    <w:qFormat/>
    <w:uiPriority w:val="0"/>
  </w:style>
  <w:style w:type="character" w:customStyle="1" w:styleId="69">
    <w:name w:val="doi13"/>
    <w:basedOn w:val="30"/>
    <w:qFormat/>
    <w:uiPriority w:val="0"/>
  </w:style>
  <w:style w:type="paragraph" w:styleId="70">
    <w:name w:val="No Spacing"/>
    <w:qFormat/>
    <w:uiPriority w:val="0"/>
    <w:pPr>
      <w:widowControl w:val="0"/>
      <w:jc w:val="both"/>
    </w:pPr>
    <w:rPr>
      <w:rFonts w:ascii="Calibri" w:hAnsi="Calibri" w:eastAsia="宋体" w:cs="Times New Roman"/>
      <w:kern w:val="2"/>
      <w:sz w:val="21"/>
      <w:szCs w:val="22"/>
      <w:lang w:val="en-US" w:eastAsia="zh-CN" w:bidi="ar-SA"/>
    </w:rPr>
  </w:style>
  <w:style w:type="paragraph" w:styleId="71">
    <w:name w:val="List Paragraph"/>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72">
    <w:name w:val="标题 1 Char"/>
    <w:qFormat/>
    <w:uiPriority w:val="0"/>
    <w:rPr>
      <w:rFonts w:ascii="宋体" w:hAnsi="宋体" w:eastAsia="宋体" w:cs="宋体"/>
      <w:b/>
      <w:bCs/>
      <w:kern w:val="36"/>
      <w:sz w:val="48"/>
      <w:szCs w:val="48"/>
    </w:rPr>
  </w:style>
  <w:style w:type="character" w:customStyle="1" w:styleId="73">
    <w:name w:val="journal8"/>
    <w:qFormat/>
    <w:uiPriority w:val="0"/>
    <w:rPr>
      <w:i/>
      <w:iCs/>
    </w:rPr>
  </w:style>
  <w:style w:type="character" w:customStyle="1" w:styleId="74">
    <w:name w:val="jnumber1"/>
    <w:qFormat/>
    <w:uiPriority w:val="0"/>
    <w:rPr>
      <w:b/>
      <w:bCs/>
    </w:rPr>
  </w:style>
  <w:style w:type="character" w:customStyle="1" w:styleId="75">
    <w:name w:val="atl"/>
    <w:basedOn w:val="30"/>
    <w:qFormat/>
    <w:uiPriority w:val="0"/>
  </w:style>
  <w:style w:type="character" w:customStyle="1" w:styleId="76">
    <w:name w:val="jtl"/>
    <w:basedOn w:val="30"/>
    <w:qFormat/>
    <w:uiPriority w:val="0"/>
  </w:style>
  <w:style w:type="character" w:customStyle="1" w:styleId="77">
    <w:name w:val="vid"/>
    <w:basedOn w:val="30"/>
    <w:qFormat/>
    <w:uiPriority w:val="0"/>
  </w:style>
  <w:style w:type="character" w:customStyle="1" w:styleId="78">
    <w:name w:val="cite-month-year"/>
    <w:basedOn w:val="30"/>
    <w:qFormat/>
    <w:uiPriority w:val="0"/>
  </w:style>
  <w:style w:type="character" w:customStyle="1" w:styleId="79">
    <w:name w:val="atl3"/>
    <w:basedOn w:val="30"/>
    <w:qFormat/>
    <w:uiPriority w:val="0"/>
  </w:style>
  <w:style w:type="character" w:customStyle="1" w:styleId="80">
    <w:name w:val="jtl1"/>
    <w:qFormat/>
    <w:uiPriority w:val="0"/>
    <w:rPr>
      <w:i/>
      <w:iCs/>
    </w:rPr>
  </w:style>
  <w:style w:type="character" w:customStyle="1" w:styleId="81">
    <w:name w:val="vid1"/>
    <w:qFormat/>
    <w:uiPriority w:val="0"/>
    <w:rPr>
      <w:b/>
      <w:bCs/>
    </w:rPr>
  </w:style>
  <w:style w:type="character" w:customStyle="1" w:styleId="82">
    <w:name w:val="articletext"/>
    <w:basedOn w:val="30"/>
    <w:qFormat/>
    <w:uiPriority w:val="0"/>
  </w:style>
  <w:style w:type="character" w:customStyle="1" w:styleId="83">
    <w:name w:val="hit"/>
    <w:basedOn w:val="30"/>
    <w:qFormat/>
    <w:uiPriority w:val="0"/>
  </w:style>
  <w:style w:type="paragraph" w:customStyle="1" w:styleId="84">
    <w:name w:val="details3"/>
    <w:basedOn w:val="1"/>
    <w:qFormat/>
    <w:uiPriority w:val="0"/>
    <w:pPr>
      <w:widowControl/>
      <w:snapToGrid/>
      <w:spacing w:line="300" w:lineRule="auto"/>
      <w:jc w:val="left"/>
    </w:pPr>
    <w:rPr>
      <w:rFonts w:ascii="宋体" w:hAnsi="宋体" w:eastAsia="宋体"/>
      <w:snapToGrid/>
      <w:spacing w:val="0"/>
      <w:kern w:val="0"/>
      <w:sz w:val="26"/>
      <w:szCs w:val="26"/>
    </w:rPr>
  </w:style>
  <w:style w:type="character" w:customStyle="1" w:styleId="85">
    <w:name w:val="i1"/>
    <w:qFormat/>
    <w:uiPriority w:val="0"/>
    <w:rPr>
      <w:i/>
      <w:iCs/>
    </w:rPr>
  </w:style>
  <w:style w:type="character" w:customStyle="1" w:styleId="86">
    <w:name w:val="journalname"/>
    <w:qFormat/>
    <w:uiPriority w:val="0"/>
    <w:rPr>
      <w:i/>
      <w:iCs/>
    </w:rPr>
  </w:style>
  <w:style w:type="character" w:customStyle="1" w:styleId="87">
    <w:name w:val="journalnumber"/>
    <w:qFormat/>
    <w:uiPriority w:val="0"/>
    <w:rPr>
      <w:b/>
      <w:bCs/>
    </w:rPr>
  </w:style>
  <w:style w:type="character" w:customStyle="1" w:styleId="88">
    <w:name w:val="atl1"/>
    <w:basedOn w:val="30"/>
    <w:qFormat/>
    <w:uiPriority w:val="0"/>
  </w:style>
  <w:style w:type="character" w:customStyle="1" w:styleId="89">
    <w:name w:val="style21"/>
    <w:qFormat/>
    <w:uiPriority w:val="0"/>
    <w:rPr>
      <w:rFonts w:hint="default" w:ascii="Verdana" w:hAnsi="Verdana"/>
    </w:rPr>
  </w:style>
  <w:style w:type="character" w:customStyle="1" w:styleId="90">
    <w:name w:val="journalname1"/>
    <w:qFormat/>
    <w:uiPriority w:val="0"/>
    <w:rPr>
      <w:i/>
      <w:iCs/>
    </w:rPr>
  </w:style>
  <w:style w:type="character" w:customStyle="1" w:styleId="91">
    <w:name w:val="cite-pages"/>
    <w:basedOn w:val="30"/>
    <w:qFormat/>
    <w:uiPriority w:val="0"/>
  </w:style>
  <w:style w:type="character" w:customStyle="1" w:styleId="92">
    <w:name w:val="脚注文本 Char"/>
    <w:semiHidden/>
    <w:qFormat/>
    <w:uiPriority w:val="0"/>
    <w:rPr>
      <w:kern w:val="2"/>
      <w:sz w:val="18"/>
      <w:szCs w:val="18"/>
    </w:rPr>
  </w:style>
  <w:style w:type="character" w:customStyle="1" w:styleId="93">
    <w:name w:val="尾注文本 Char"/>
    <w:semiHidden/>
    <w:qFormat/>
    <w:uiPriority w:val="0"/>
    <w:rPr>
      <w:kern w:val="2"/>
      <w:sz w:val="21"/>
      <w:szCs w:val="22"/>
    </w:rPr>
  </w:style>
  <w:style w:type="character" w:customStyle="1" w:styleId="94">
    <w:name w:val="volume"/>
    <w:basedOn w:val="30"/>
    <w:qFormat/>
    <w:uiPriority w:val="0"/>
  </w:style>
  <w:style w:type="character" w:customStyle="1" w:styleId="95">
    <w:name w:val="issue"/>
    <w:basedOn w:val="30"/>
    <w:qFormat/>
    <w:uiPriority w:val="0"/>
  </w:style>
  <w:style w:type="character" w:customStyle="1" w:styleId="96">
    <w:name w:val="pages"/>
    <w:basedOn w:val="30"/>
    <w:qFormat/>
    <w:uiPriority w:val="0"/>
  </w:style>
  <w:style w:type="character" w:customStyle="1" w:styleId="97">
    <w:name w:val="style141"/>
    <w:qFormat/>
    <w:uiPriority w:val="0"/>
    <w:rPr>
      <w:color w:val="000000"/>
      <w:sz w:val="14"/>
      <w:szCs w:val="14"/>
    </w:rPr>
  </w:style>
  <w:style w:type="character" w:customStyle="1" w:styleId="98">
    <w:name w:val="mag_style5"/>
    <w:basedOn w:val="30"/>
    <w:qFormat/>
    <w:uiPriority w:val="0"/>
  </w:style>
  <w:style w:type="paragraph" w:customStyle="1" w:styleId="99">
    <w:name w:val="Pa54"/>
    <w:basedOn w:val="47"/>
    <w:next w:val="47"/>
    <w:qFormat/>
    <w:uiPriority w:val="0"/>
    <w:pPr>
      <w:spacing w:after="80" w:line="201" w:lineRule="atLeast"/>
    </w:pPr>
    <w:rPr>
      <w:rFonts w:ascii="GalaxyText Std" w:eastAsia="GalaxyText Std"/>
      <w:color w:val="auto"/>
    </w:rPr>
  </w:style>
  <w:style w:type="character" w:customStyle="1" w:styleId="100">
    <w:name w:val="A2"/>
    <w:qFormat/>
    <w:uiPriority w:val="0"/>
    <w:rPr>
      <w:rFonts w:cs="GalaxyText Std"/>
      <w:color w:val="221E1F"/>
      <w:sz w:val="16"/>
      <w:szCs w:val="16"/>
    </w:rPr>
  </w:style>
  <w:style w:type="character" w:customStyle="1" w:styleId="101">
    <w:name w:val="highlight1"/>
    <w:qFormat/>
    <w:uiPriority w:val="0"/>
    <w:rPr>
      <w:sz w:val="21"/>
      <w:szCs w:val="21"/>
    </w:rPr>
  </w:style>
  <w:style w:type="character" w:customStyle="1" w:styleId="102">
    <w:name w:val="newtitle1"/>
    <w:qFormat/>
    <w:uiPriority w:val="0"/>
    <w:rPr>
      <w:b/>
      <w:bCs/>
      <w:color w:val="104264"/>
    </w:rPr>
  </w:style>
  <w:style w:type="paragraph" w:customStyle="1" w:styleId="103">
    <w:name w:val="普通(Web)1"/>
    <w:basedOn w:val="1"/>
    <w:qFormat/>
    <w:uiPriority w:val="0"/>
    <w:pPr>
      <w:widowControl/>
      <w:snapToGrid/>
      <w:spacing w:before="240" w:line="288" w:lineRule="atLeast"/>
      <w:ind w:left="120"/>
      <w:jc w:val="left"/>
    </w:pPr>
    <w:rPr>
      <w:rFonts w:ascii="宋体" w:hAnsi="宋体" w:eastAsia="宋体"/>
      <w:snapToGrid/>
      <w:color w:val="000000"/>
      <w:spacing w:val="0"/>
      <w:kern w:val="0"/>
      <w:szCs w:val="22"/>
    </w:rPr>
  </w:style>
  <w:style w:type="character" w:customStyle="1" w:styleId="104">
    <w:name w:val="ti2"/>
    <w:qFormat/>
    <w:uiPriority w:val="0"/>
    <w:rPr>
      <w:sz w:val="22"/>
      <w:szCs w:val="22"/>
    </w:rPr>
  </w:style>
  <w:style w:type="paragraph" w:customStyle="1" w:styleId="105">
    <w:name w:val="标题 22"/>
    <w:basedOn w:val="1"/>
    <w:qFormat/>
    <w:uiPriority w:val="0"/>
    <w:pPr>
      <w:widowControl/>
      <w:pBdr>
        <w:top w:val="single" w:color="CCCCCC" w:sz="6" w:space="6"/>
        <w:left w:val="single" w:color="CCCCCC" w:sz="6" w:space="6"/>
        <w:bottom w:val="single" w:color="CCCCCC" w:sz="6" w:space="6"/>
        <w:right w:val="single" w:color="CCCCCC" w:sz="6" w:space="6"/>
      </w:pBdr>
      <w:shd w:val="clear" w:color="auto" w:fill="F0F8FF"/>
      <w:snapToGrid/>
      <w:spacing w:before="240" w:after="240" w:line="240" w:lineRule="auto"/>
      <w:jc w:val="left"/>
      <w:outlineLvl w:val="2"/>
    </w:pPr>
    <w:rPr>
      <w:rFonts w:ascii="Arial" w:hAnsi="Arial" w:eastAsia="宋体" w:cs="Arial"/>
      <w:b/>
      <w:bCs/>
      <w:snapToGrid/>
      <w:color w:val="000000"/>
      <w:spacing w:val="0"/>
      <w:kern w:val="0"/>
      <w:sz w:val="23"/>
      <w:szCs w:val="23"/>
    </w:rPr>
  </w:style>
  <w:style w:type="character" w:customStyle="1" w:styleId="106">
    <w:name w:val="linkbar"/>
    <w:basedOn w:val="30"/>
    <w:qFormat/>
    <w:uiPriority w:val="0"/>
  </w:style>
  <w:style w:type="paragraph" w:customStyle="1" w:styleId="107">
    <w:name w:val="affiliation2"/>
    <w:basedOn w:val="1"/>
    <w:qFormat/>
    <w:uiPriority w:val="0"/>
    <w:pPr>
      <w:widowControl/>
      <w:snapToGrid/>
      <w:spacing w:before="240" w:after="120" w:line="288" w:lineRule="atLeast"/>
      <w:ind w:left="120"/>
      <w:jc w:val="left"/>
    </w:pPr>
    <w:rPr>
      <w:rFonts w:ascii="宋体" w:hAnsi="宋体" w:eastAsia="宋体"/>
      <w:snapToGrid/>
      <w:color w:val="000000"/>
      <w:spacing w:val="0"/>
      <w:kern w:val="0"/>
      <w:sz w:val="19"/>
      <w:szCs w:val="19"/>
    </w:rPr>
  </w:style>
  <w:style w:type="paragraph" w:customStyle="1" w:styleId="108">
    <w:name w:val="脚注文本1"/>
    <w:basedOn w:val="23"/>
    <w:qFormat/>
    <w:uiPriority w:val="0"/>
    <w:pPr>
      <w:tabs>
        <w:tab w:val="left" w:pos="465"/>
      </w:tabs>
      <w:overflowPunct w:val="0"/>
      <w:spacing w:line="312" w:lineRule="auto"/>
      <w:ind w:firstLine="297" w:firstLineChars="297"/>
      <w:jc w:val="both"/>
    </w:pPr>
    <w:rPr>
      <w:rFonts w:eastAsia="宋体"/>
      <w:snapToGrid/>
      <w:spacing w:val="0"/>
      <w:sz w:val="15"/>
      <w:szCs w:val="20"/>
    </w:rPr>
  </w:style>
  <w:style w:type="paragraph" w:customStyle="1" w:styleId="109">
    <w:name w:val="单位"/>
    <w:qFormat/>
    <w:uiPriority w:val="0"/>
    <w:pPr>
      <w:ind w:left="70" w:hanging="70" w:hangingChars="70"/>
      <w:jc w:val="both"/>
    </w:pPr>
    <w:rPr>
      <w:rFonts w:ascii="Times New Roman" w:hAnsi="Times New Roman" w:eastAsia="宋体" w:cs="Times New Roman"/>
      <w:sz w:val="17"/>
      <w:lang w:val="en-US" w:eastAsia="zh-CN" w:bidi="ar-SA"/>
    </w:rPr>
  </w:style>
  <w:style w:type="paragraph" w:customStyle="1" w:styleId="110">
    <w:name w:val="Depart.Correspond"/>
    <w:basedOn w:val="109"/>
    <w:qFormat/>
    <w:uiPriority w:val="0"/>
    <w:pPr>
      <w:ind w:left="66" w:hanging="66" w:hangingChars="66"/>
    </w:pPr>
    <w:rPr>
      <w:iCs/>
      <w:sz w:val="16"/>
    </w:rPr>
  </w:style>
  <w:style w:type="paragraph" w:customStyle="1" w:styleId="111">
    <w:name w:val="日期1"/>
    <w:basedOn w:val="110"/>
    <w:next w:val="1"/>
    <w:qFormat/>
    <w:uiPriority w:val="0"/>
    <w:pPr>
      <w:spacing w:after="240"/>
    </w:pPr>
    <w:rPr>
      <w:sz w:val="18"/>
    </w:rPr>
  </w:style>
  <w:style w:type="paragraph" w:customStyle="1" w:styleId="112">
    <w:name w:val="首页页眉"/>
    <w:basedOn w:val="21"/>
    <w:qFormat/>
    <w:uiPriority w:val="0"/>
    <w:pPr>
      <w:pBdr>
        <w:bottom w:val="double" w:color="auto" w:sz="6" w:space="1"/>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113">
    <w:name w:val="Key words"/>
    <w:basedOn w:val="1"/>
    <w:next w:val="1"/>
    <w:qFormat/>
    <w:uiPriority w:val="0"/>
    <w:pPr>
      <w:tabs>
        <w:tab w:val="left" w:pos="1176"/>
      </w:tabs>
      <w:overflowPunct w:val="0"/>
      <w:adjustRightInd w:val="0"/>
      <w:snapToGrid/>
      <w:spacing w:after="290" w:line="240" w:lineRule="auto"/>
      <w:ind w:left="632" w:hanging="632" w:hangingChars="632"/>
    </w:pPr>
    <w:rPr>
      <w:rFonts w:eastAsia="方正楷体_GB2312"/>
      <w:spacing w:val="0"/>
      <w:sz w:val="18"/>
      <w:szCs w:val="20"/>
    </w:rPr>
  </w:style>
  <w:style w:type="paragraph" w:customStyle="1" w:styleId="114">
    <w:name w:val="关键词"/>
    <w:basedOn w:val="1"/>
    <w:next w:val="115"/>
    <w:qFormat/>
    <w:uiPriority w:val="0"/>
    <w:pPr>
      <w:tabs>
        <w:tab w:val="left" w:pos="798"/>
      </w:tabs>
      <w:overflowPunct w:val="0"/>
      <w:adjustRightInd w:val="0"/>
      <w:snapToGrid/>
      <w:spacing w:line="240" w:lineRule="auto"/>
      <w:ind w:left="429" w:hanging="429" w:hangingChars="429"/>
    </w:pPr>
    <w:rPr>
      <w:rFonts w:eastAsia="方正楷体_GB2312"/>
      <w:spacing w:val="0"/>
      <w:sz w:val="18"/>
      <w:szCs w:val="20"/>
    </w:rPr>
  </w:style>
  <w:style w:type="paragraph" w:customStyle="1" w:styleId="115">
    <w:name w:val="分类号"/>
    <w:basedOn w:val="111"/>
    <w:next w:val="16"/>
    <w:qFormat/>
    <w:uiPriority w:val="0"/>
    <w:pPr>
      <w:tabs>
        <w:tab w:val="left" w:pos="1233"/>
      </w:tabs>
      <w:spacing w:after="320"/>
      <w:ind w:left="0" w:firstLine="0" w:firstLineChars="0"/>
    </w:pPr>
    <w:rPr>
      <w:rFonts w:eastAsia="黑体"/>
    </w:rPr>
  </w:style>
  <w:style w:type="paragraph" w:customStyle="1" w:styleId="116">
    <w:name w:val="标题1"/>
    <w:basedOn w:val="1"/>
    <w:next w:val="117"/>
    <w:qFormat/>
    <w:uiPriority w:val="0"/>
    <w:pPr>
      <w:keepNext/>
      <w:keepLines/>
      <w:overflowPunct w:val="0"/>
      <w:spacing w:before="240" w:after="100" w:line="240" w:lineRule="auto"/>
      <w:ind w:firstLine="0"/>
      <w:outlineLvl w:val="0"/>
    </w:pPr>
    <w:rPr>
      <w:rFonts w:eastAsia="黑体"/>
      <w:b/>
      <w:snapToGrid/>
      <w:spacing w:val="0"/>
      <w:szCs w:val="20"/>
    </w:rPr>
  </w:style>
  <w:style w:type="paragraph" w:customStyle="1" w:styleId="117">
    <w:name w:val="Name"/>
    <w:basedOn w:val="1"/>
    <w:next w:val="110"/>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118">
    <w:name w:val="Reference"/>
    <w:basedOn w:val="1"/>
    <w:next w:val="119"/>
    <w:qFormat/>
    <w:uiPriority w:val="0"/>
    <w:pPr>
      <w:overflowPunct w:val="0"/>
      <w:spacing w:before="280" w:line="240" w:lineRule="auto"/>
      <w:ind w:firstLine="0"/>
      <w:jc w:val="left"/>
      <w:outlineLvl w:val="0"/>
    </w:pPr>
    <w:rPr>
      <w:rFonts w:eastAsia="黑体"/>
      <w:b/>
      <w:snapToGrid/>
      <w:spacing w:val="0"/>
      <w:sz w:val="18"/>
      <w:szCs w:val="20"/>
    </w:rPr>
  </w:style>
  <w:style w:type="paragraph" w:customStyle="1" w:styleId="119">
    <w:name w:val="Text of Reference"/>
    <w:qFormat/>
    <w:uiPriority w:val="0"/>
    <w:pPr>
      <w:tabs>
        <w:tab w:val="left" w:pos="419"/>
      </w:tabs>
      <w:spacing w:line="260" w:lineRule="exact"/>
      <w:ind w:left="419" w:hanging="79"/>
      <w:jc w:val="both"/>
    </w:pPr>
    <w:rPr>
      <w:rFonts w:ascii="Times New Roman" w:hAnsi="Times New Roman" w:eastAsia="宋体" w:cs="Times New Roman"/>
      <w:sz w:val="15"/>
      <w:lang w:val="en-US" w:eastAsia="zh-CN" w:bidi="ar-SA"/>
    </w:rPr>
  </w:style>
  <w:style w:type="character" w:customStyle="1" w:styleId="120">
    <w:name w:val="style541"/>
    <w:qFormat/>
    <w:uiPriority w:val="0"/>
    <w:rPr>
      <w:color w:val="000000"/>
    </w:rPr>
  </w:style>
  <w:style w:type="character" w:customStyle="1" w:styleId="121">
    <w:name w:val="mediumb-text"/>
    <w:basedOn w:val="30"/>
    <w:qFormat/>
    <w:uiPriority w:val="0"/>
  </w:style>
  <w:style w:type="paragraph" w:customStyle="1" w:styleId="122">
    <w:name w:val="列出段落1"/>
    <w:basedOn w:val="1"/>
    <w:qFormat/>
    <w:uiPriority w:val="0"/>
    <w:pPr>
      <w:snapToGrid/>
      <w:spacing w:line="240" w:lineRule="auto"/>
      <w:ind w:firstLine="420" w:firstLineChars="200"/>
    </w:pPr>
    <w:rPr>
      <w:rFonts w:ascii="Calibri" w:hAnsi="Calibri" w:eastAsia="宋体"/>
      <w:snapToGrid/>
      <w:spacing w:val="0"/>
      <w:sz w:val="21"/>
      <w:szCs w:val="22"/>
    </w:rPr>
  </w:style>
  <w:style w:type="character" w:customStyle="1" w:styleId="123">
    <w:name w:val="Char Char1"/>
    <w:qFormat/>
    <w:uiPriority w:val="0"/>
    <w:rPr>
      <w:rFonts w:eastAsia="黑体"/>
      <w:kern w:val="2"/>
      <w:sz w:val="36"/>
    </w:rPr>
  </w:style>
  <w:style w:type="character" w:customStyle="1" w:styleId="124">
    <w:name w:val="Char Char2"/>
    <w:qFormat/>
    <w:uiPriority w:val="0"/>
    <w:rPr>
      <w:kern w:val="2"/>
      <w:sz w:val="18"/>
    </w:rPr>
  </w:style>
  <w:style w:type="character" w:customStyle="1" w:styleId="125">
    <w:name w:val="Char Char3"/>
    <w:qFormat/>
    <w:uiPriority w:val="0"/>
    <w:rPr>
      <w:rFonts w:eastAsia="筑紫A圆体E"/>
      <w:sz w:val="18"/>
    </w:rPr>
  </w:style>
  <w:style w:type="character" w:customStyle="1" w:styleId="126">
    <w:name w:val="Char Char"/>
    <w:qFormat/>
    <w:uiPriority w:val="0"/>
    <w:rPr>
      <w:rFonts w:ascii="Calibri" w:hAnsi="Calibri"/>
      <w:kern w:val="2"/>
      <w:sz w:val="18"/>
      <w:szCs w:val="18"/>
    </w:rPr>
  </w:style>
  <w:style w:type="character" w:customStyle="1" w:styleId="127">
    <w:name w:val="short_text1"/>
    <w:qFormat/>
    <w:uiPriority w:val="0"/>
    <w:rPr>
      <w:sz w:val="20"/>
      <w:szCs w:val="20"/>
    </w:rPr>
  </w:style>
  <w:style w:type="paragraph" w:customStyle="1" w:styleId="128">
    <w:name w:val="tu"/>
    <w:basedOn w:val="1"/>
    <w:qFormat/>
    <w:uiPriority w:val="0"/>
    <w:pPr>
      <w:spacing w:before="200" w:after="120"/>
      <w:ind w:firstLine="0"/>
      <w:jc w:val="center"/>
    </w:pPr>
  </w:style>
  <w:style w:type="paragraph" w:customStyle="1" w:styleId="129">
    <w:name w:val="英文作者简介"/>
    <w:basedOn w:val="24"/>
    <w:qFormat/>
    <w:uiPriority w:val="0"/>
    <w:pPr>
      <w:spacing w:line="336" w:lineRule="auto"/>
      <w:ind w:firstLine="0"/>
    </w:pPr>
    <w:rPr>
      <w:sz w:val="18"/>
    </w:rPr>
  </w:style>
  <w:style w:type="paragraph" w:customStyle="1" w:styleId="130">
    <w:name w:val="中文作者简介"/>
    <w:basedOn w:val="24"/>
    <w:qFormat/>
    <w:uiPriority w:val="0"/>
    <w:pPr>
      <w:ind w:firstLine="0"/>
    </w:pPr>
    <w:rPr>
      <w:sz w:val="18"/>
    </w:rPr>
  </w:style>
  <w:style w:type="paragraph" w:customStyle="1" w:styleId="131">
    <w:name w:val="tus"/>
    <w:basedOn w:val="1"/>
    <w:qFormat/>
    <w:uiPriority w:val="0"/>
    <w:pPr>
      <w:spacing w:after="200"/>
      <w:ind w:firstLine="0"/>
      <w:jc w:val="center"/>
    </w:pPr>
    <w:rPr>
      <w:rFonts w:eastAsia="方正小标宋简体"/>
      <w:bCs/>
      <w:sz w:val="20"/>
    </w:rPr>
  </w:style>
  <w:style w:type="paragraph" w:customStyle="1" w:styleId="132">
    <w:name w:val="标题9"/>
    <w:basedOn w:val="1"/>
    <w:qFormat/>
    <w:uiPriority w:val="0"/>
    <w:pPr>
      <w:ind w:firstLine="0"/>
    </w:pPr>
    <w:rPr>
      <w:rFonts w:eastAsia="方正小标宋简体"/>
      <w:bCs/>
    </w:rPr>
  </w:style>
  <w:style w:type="paragraph" w:customStyle="1" w:styleId="133">
    <w:name w:val="标题3"/>
    <w:basedOn w:val="1"/>
    <w:next w:val="117"/>
    <w:qFormat/>
    <w:uiPriority w:val="0"/>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134">
    <w:name w:val="style31"/>
    <w:qFormat/>
    <w:uiPriority w:val="0"/>
    <w:rPr>
      <w:b/>
      <w:bCs/>
      <w:color w:val="000099"/>
    </w:rPr>
  </w:style>
  <w:style w:type="character" w:customStyle="1" w:styleId="135">
    <w:name w:val="style11"/>
    <w:qFormat/>
    <w:uiPriority w:val="0"/>
    <w:rPr>
      <w:color w:val="FF0000"/>
    </w:rPr>
  </w:style>
  <w:style w:type="paragraph" w:customStyle="1" w:styleId="136">
    <w:name w:val="Revision"/>
    <w:hidden/>
    <w:unhideWhenUsed/>
    <w:qFormat/>
    <w:uiPriority w:val="99"/>
    <w:rPr>
      <w:rFonts w:ascii="Times New Roman" w:hAnsi="Times New Roman" w:eastAsia="方正书宋简体" w:cs="Times New Roman"/>
      <w:snapToGrid w:val="0"/>
      <w:spacing w:val="2"/>
      <w:kern w:val="2"/>
      <w:sz w:val="22"/>
      <w:szCs w:val="24"/>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36.bin"/><Relationship Id="rId98" Type="http://schemas.openxmlformats.org/officeDocument/2006/relationships/image" Target="media/image48.svg"/><Relationship Id="rId97" Type="http://schemas.openxmlformats.org/officeDocument/2006/relationships/image" Target="media/image47.png"/><Relationship Id="rId96" Type="http://schemas.openxmlformats.org/officeDocument/2006/relationships/image" Target="media/image46.svg"/><Relationship Id="rId95" Type="http://schemas.openxmlformats.org/officeDocument/2006/relationships/image" Target="media/image45.png"/><Relationship Id="rId94" Type="http://schemas.openxmlformats.org/officeDocument/2006/relationships/image" Target="media/image44.wmf"/><Relationship Id="rId93" Type="http://schemas.openxmlformats.org/officeDocument/2006/relationships/oleObject" Target="embeddings/oleObject35.bin"/><Relationship Id="rId92" Type="http://schemas.openxmlformats.org/officeDocument/2006/relationships/image" Target="media/image43.wmf"/><Relationship Id="rId91" Type="http://schemas.openxmlformats.org/officeDocument/2006/relationships/oleObject" Target="embeddings/oleObject34.bin"/><Relationship Id="rId90" Type="http://schemas.openxmlformats.org/officeDocument/2006/relationships/image" Target="media/image42.wmf"/><Relationship Id="rId9" Type="http://schemas.openxmlformats.org/officeDocument/2006/relationships/header" Target="header3.xml"/><Relationship Id="rId89" Type="http://schemas.openxmlformats.org/officeDocument/2006/relationships/oleObject" Target="embeddings/oleObject33.bin"/><Relationship Id="rId88" Type="http://schemas.openxmlformats.org/officeDocument/2006/relationships/image" Target="media/image41.wmf"/><Relationship Id="rId87" Type="http://schemas.openxmlformats.org/officeDocument/2006/relationships/oleObject" Target="embeddings/oleObject32.bin"/><Relationship Id="rId86" Type="http://schemas.openxmlformats.org/officeDocument/2006/relationships/image" Target="media/image40.wmf"/><Relationship Id="rId85" Type="http://schemas.openxmlformats.org/officeDocument/2006/relationships/oleObject" Target="embeddings/oleObject31.bin"/><Relationship Id="rId84" Type="http://schemas.openxmlformats.org/officeDocument/2006/relationships/image" Target="media/image39.svg"/><Relationship Id="rId83" Type="http://schemas.openxmlformats.org/officeDocument/2006/relationships/image" Target="media/image38.png"/><Relationship Id="rId82" Type="http://schemas.openxmlformats.org/officeDocument/2006/relationships/image" Target="media/image37.svg"/><Relationship Id="rId81" Type="http://schemas.openxmlformats.org/officeDocument/2006/relationships/image" Target="media/image36.png"/><Relationship Id="rId80" Type="http://schemas.openxmlformats.org/officeDocument/2006/relationships/image" Target="media/image35.wmf"/><Relationship Id="rId8" Type="http://schemas.openxmlformats.org/officeDocument/2006/relationships/header" Target="header2.xml"/><Relationship Id="rId79" Type="http://schemas.openxmlformats.org/officeDocument/2006/relationships/oleObject" Target="embeddings/oleObject30.bin"/><Relationship Id="rId78" Type="http://schemas.openxmlformats.org/officeDocument/2006/relationships/image" Target="media/image34.wmf"/><Relationship Id="rId77" Type="http://schemas.openxmlformats.org/officeDocument/2006/relationships/oleObject" Target="embeddings/oleObject29.bin"/><Relationship Id="rId76" Type="http://schemas.openxmlformats.org/officeDocument/2006/relationships/image" Target="media/image33.wmf"/><Relationship Id="rId75" Type="http://schemas.openxmlformats.org/officeDocument/2006/relationships/oleObject" Target="embeddings/oleObject28.bin"/><Relationship Id="rId74" Type="http://schemas.openxmlformats.org/officeDocument/2006/relationships/image" Target="media/image32.wmf"/><Relationship Id="rId73" Type="http://schemas.openxmlformats.org/officeDocument/2006/relationships/oleObject" Target="embeddings/oleObject27.bin"/><Relationship Id="rId72" Type="http://schemas.openxmlformats.org/officeDocument/2006/relationships/image" Target="media/image31.wmf"/><Relationship Id="rId71" Type="http://schemas.openxmlformats.org/officeDocument/2006/relationships/oleObject" Target="embeddings/oleObject26.bin"/><Relationship Id="rId70" Type="http://schemas.openxmlformats.org/officeDocument/2006/relationships/image" Target="media/image30.wmf"/><Relationship Id="rId7" Type="http://schemas.openxmlformats.org/officeDocument/2006/relationships/header" Target="header1.xml"/><Relationship Id="rId69" Type="http://schemas.openxmlformats.org/officeDocument/2006/relationships/oleObject" Target="embeddings/oleObject25.bin"/><Relationship Id="rId68" Type="http://schemas.openxmlformats.org/officeDocument/2006/relationships/image" Target="media/image29.wmf"/><Relationship Id="rId67" Type="http://schemas.openxmlformats.org/officeDocument/2006/relationships/oleObject" Target="embeddings/oleObject24.bin"/><Relationship Id="rId66" Type="http://schemas.openxmlformats.org/officeDocument/2006/relationships/image" Target="media/image28.wmf"/><Relationship Id="rId65" Type="http://schemas.openxmlformats.org/officeDocument/2006/relationships/oleObject" Target="embeddings/oleObject23.bin"/><Relationship Id="rId64" Type="http://schemas.openxmlformats.org/officeDocument/2006/relationships/image" Target="media/image27.wmf"/><Relationship Id="rId63" Type="http://schemas.openxmlformats.org/officeDocument/2006/relationships/oleObject" Target="embeddings/oleObject22.bin"/><Relationship Id="rId62" Type="http://schemas.openxmlformats.org/officeDocument/2006/relationships/image" Target="media/image26.wmf"/><Relationship Id="rId61" Type="http://schemas.openxmlformats.org/officeDocument/2006/relationships/oleObject" Target="embeddings/oleObject21.bin"/><Relationship Id="rId60" Type="http://schemas.openxmlformats.org/officeDocument/2006/relationships/image" Target="media/image25.wmf"/><Relationship Id="rId6" Type="http://schemas.openxmlformats.org/officeDocument/2006/relationships/endnotes" Target="endnotes.xml"/><Relationship Id="rId59" Type="http://schemas.openxmlformats.org/officeDocument/2006/relationships/oleObject" Target="embeddings/oleObject20.bin"/><Relationship Id="rId58" Type="http://schemas.openxmlformats.org/officeDocument/2006/relationships/image" Target="media/image24.wmf"/><Relationship Id="rId57" Type="http://schemas.openxmlformats.org/officeDocument/2006/relationships/oleObject" Target="embeddings/oleObject19.bin"/><Relationship Id="rId56" Type="http://schemas.openxmlformats.org/officeDocument/2006/relationships/image" Target="media/image23.wmf"/><Relationship Id="rId55" Type="http://schemas.openxmlformats.org/officeDocument/2006/relationships/oleObject" Target="embeddings/oleObject18.bin"/><Relationship Id="rId54" Type="http://schemas.openxmlformats.org/officeDocument/2006/relationships/image" Target="media/image22.wmf"/><Relationship Id="rId53" Type="http://schemas.openxmlformats.org/officeDocument/2006/relationships/oleObject" Target="embeddings/oleObject17.bin"/><Relationship Id="rId52" Type="http://schemas.openxmlformats.org/officeDocument/2006/relationships/image" Target="media/image21.wmf"/><Relationship Id="rId51" Type="http://schemas.openxmlformats.org/officeDocument/2006/relationships/oleObject" Target="embeddings/oleObject16.bin"/><Relationship Id="rId50" Type="http://schemas.openxmlformats.org/officeDocument/2006/relationships/image" Target="media/image20.wmf"/><Relationship Id="rId5" Type="http://schemas.openxmlformats.org/officeDocument/2006/relationships/footnotes" Target="footnotes.xml"/><Relationship Id="rId49" Type="http://schemas.openxmlformats.org/officeDocument/2006/relationships/oleObject" Target="embeddings/oleObject15.bin"/><Relationship Id="rId48" Type="http://schemas.openxmlformats.org/officeDocument/2006/relationships/image" Target="media/image19.wmf"/><Relationship Id="rId47" Type="http://schemas.openxmlformats.org/officeDocument/2006/relationships/oleObject" Target="embeddings/oleObject14.bin"/><Relationship Id="rId46" Type="http://schemas.openxmlformats.org/officeDocument/2006/relationships/image" Target="media/image18.svg"/><Relationship Id="rId45" Type="http://schemas.openxmlformats.org/officeDocument/2006/relationships/image" Target="media/image17.png"/><Relationship Id="rId44" Type="http://schemas.openxmlformats.org/officeDocument/2006/relationships/image" Target="media/image16.svg"/><Relationship Id="rId43" Type="http://schemas.openxmlformats.org/officeDocument/2006/relationships/image" Target="media/image15.png"/><Relationship Id="rId42" Type="http://schemas.openxmlformats.org/officeDocument/2006/relationships/image" Target="media/image14.wmf"/><Relationship Id="rId41" Type="http://schemas.openxmlformats.org/officeDocument/2006/relationships/oleObject" Target="embeddings/oleObject13.bin"/><Relationship Id="rId40" Type="http://schemas.openxmlformats.org/officeDocument/2006/relationships/image" Target="media/image13.wmf"/><Relationship Id="rId4" Type="http://schemas.microsoft.com/office/2011/relationships/commentsExtended" Target="commentsExtended.xml"/><Relationship Id="rId39" Type="http://schemas.openxmlformats.org/officeDocument/2006/relationships/oleObject" Target="embeddings/oleObject12.bin"/><Relationship Id="rId38" Type="http://schemas.openxmlformats.org/officeDocument/2006/relationships/image" Target="media/image12.wmf"/><Relationship Id="rId37" Type="http://schemas.openxmlformats.org/officeDocument/2006/relationships/oleObject" Target="embeddings/oleObject11.bin"/><Relationship Id="rId36" Type="http://schemas.openxmlformats.org/officeDocument/2006/relationships/image" Target="media/image11.wmf"/><Relationship Id="rId35" Type="http://schemas.openxmlformats.org/officeDocument/2006/relationships/oleObject" Target="embeddings/oleObject10.bin"/><Relationship Id="rId34" Type="http://schemas.openxmlformats.org/officeDocument/2006/relationships/image" Target="media/image10.wmf"/><Relationship Id="rId33" Type="http://schemas.openxmlformats.org/officeDocument/2006/relationships/oleObject" Target="embeddings/oleObject9.bin"/><Relationship Id="rId32" Type="http://schemas.openxmlformats.org/officeDocument/2006/relationships/image" Target="media/image9.wmf"/><Relationship Id="rId31" Type="http://schemas.openxmlformats.org/officeDocument/2006/relationships/oleObject" Target="embeddings/oleObject8.bin"/><Relationship Id="rId30" Type="http://schemas.openxmlformats.org/officeDocument/2006/relationships/image" Target="media/image8.wmf"/><Relationship Id="rId3" Type="http://schemas.openxmlformats.org/officeDocument/2006/relationships/comments" Target="comments.xml"/><Relationship Id="rId29" Type="http://schemas.openxmlformats.org/officeDocument/2006/relationships/oleObject" Target="embeddings/oleObject7.bin"/><Relationship Id="rId28" Type="http://schemas.openxmlformats.org/officeDocument/2006/relationships/image" Target="media/image7.wmf"/><Relationship Id="rId27" Type="http://schemas.openxmlformats.org/officeDocument/2006/relationships/oleObject" Target="embeddings/oleObject6.bin"/><Relationship Id="rId26" Type="http://schemas.openxmlformats.org/officeDocument/2006/relationships/image" Target="media/image6.wmf"/><Relationship Id="rId25" Type="http://schemas.openxmlformats.org/officeDocument/2006/relationships/oleObject" Target="embeddings/oleObject5.bin"/><Relationship Id="rId24" Type="http://schemas.openxmlformats.org/officeDocument/2006/relationships/image" Target="media/image5.wmf"/><Relationship Id="rId230" Type="http://schemas.microsoft.com/office/2011/relationships/people" Target="people.xml"/><Relationship Id="rId23" Type="http://schemas.openxmlformats.org/officeDocument/2006/relationships/oleObject" Target="embeddings/oleObject4.bin"/><Relationship Id="rId229" Type="http://schemas.openxmlformats.org/officeDocument/2006/relationships/fontTable" Target="fontTable.xml"/><Relationship Id="rId228" Type="http://schemas.openxmlformats.org/officeDocument/2006/relationships/customXml" Target="../customXml/item2.xml"/><Relationship Id="rId227" Type="http://schemas.openxmlformats.org/officeDocument/2006/relationships/numbering" Target="numbering.xml"/><Relationship Id="rId226" Type="http://schemas.openxmlformats.org/officeDocument/2006/relationships/customXml" Target="../customXml/item1.xml"/><Relationship Id="rId225" Type="http://schemas.openxmlformats.org/officeDocument/2006/relationships/oleObject" Target="embeddings/oleObject104.bin"/><Relationship Id="rId224" Type="http://schemas.openxmlformats.org/officeDocument/2006/relationships/image" Target="media/image106.wmf"/><Relationship Id="rId223" Type="http://schemas.openxmlformats.org/officeDocument/2006/relationships/oleObject" Target="embeddings/oleObject103.bin"/><Relationship Id="rId222" Type="http://schemas.openxmlformats.org/officeDocument/2006/relationships/image" Target="media/image105.wmf"/><Relationship Id="rId221" Type="http://schemas.openxmlformats.org/officeDocument/2006/relationships/oleObject" Target="embeddings/oleObject102.bin"/><Relationship Id="rId220" Type="http://schemas.openxmlformats.org/officeDocument/2006/relationships/oleObject" Target="embeddings/oleObject101.bin"/><Relationship Id="rId22" Type="http://schemas.openxmlformats.org/officeDocument/2006/relationships/image" Target="media/image4.wmf"/><Relationship Id="rId219" Type="http://schemas.openxmlformats.org/officeDocument/2006/relationships/image" Target="media/image104.wmf"/><Relationship Id="rId218" Type="http://schemas.openxmlformats.org/officeDocument/2006/relationships/oleObject" Target="embeddings/oleObject100.bin"/><Relationship Id="rId217" Type="http://schemas.openxmlformats.org/officeDocument/2006/relationships/image" Target="media/image103.wmf"/><Relationship Id="rId216" Type="http://schemas.openxmlformats.org/officeDocument/2006/relationships/oleObject" Target="embeddings/oleObject99.bin"/><Relationship Id="rId215" Type="http://schemas.openxmlformats.org/officeDocument/2006/relationships/oleObject" Target="embeddings/oleObject98.bin"/><Relationship Id="rId214" Type="http://schemas.openxmlformats.org/officeDocument/2006/relationships/oleObject" Target="embeddings/oleObject97.bin"/><Relationship Id="rId213" Type="http://schemas.openxmlformats.org/officeDocument/2006/relationships/oleObject" Target="embeddings/oleObject96.bin"/><Relationship Id="rId212" Type="http://schemas.openxmlformats.org/officeDocument/2006/relationships/oleObject" Target="embeddings/oleObject95.bin"/><Relationship Id="rId211" Type="http://schemas.openxmlformats.org/officeDocument/2006/relationships/oleObject" Target="embeddings/oleObject94.bin"/><Relationship Id="rId210" Type="http://schemas.openxmlformats.org/officeDocument/2006/relationships/oleObject" Target="embeddings/oleObject93.bin"/><Relationship Id="rId21" Type="http://schemas.openxmlformats.org/officeDocument/2006/relationships/oleObject" Target="embeddings/oleObject3.bin"/><Relationship Id="rId209" Type="http://schemas.openxmlformats.org/officeDocument/2006/relationships/oleObject" Target="embeddings/oleObject92.bin"/><Relationship Id="rId208" Type="http://schemas.openxmlformats.org/officeDocument/2006/relationships/oleObject" Target="embeddings/oleObject91.bin"/><Relationship Id="rId207" Type="http://schemas.openxmlformats.org/officeDocument/2006/relationships/oleObject" Target="embeddings/oleObject90.bin"/><Relationship Id="rId206" Type="http://schemas.openxmlformats.org/officeDocument/2006/relationships/oleObject" Target="embeddings/oleObject89.bin"/><Relationship Id="rId205" Type="http://schemas.openxmlformats.org/officeDocument/2006/relationships/image" Target="media/image102.wmf"/><Relationship Id="rId204" Type="http://schemas.openxmlformats.org/officeDocument/2006/relationships/oleObject" Target="embeddings/oleObject88.bin"/><Relationship Id="rId203" Type="http://schemas.openxmlformats.org/officeDocument/2006/relationships/image" Target="media/image101.wmf"/><Relationship Id="rId202" Type="http://schemas.openxmlformats.org/officeDocument/2006/relationships/oleObject" Target="embeddings/oleObject87.bin"/><Relationship Id="rId201" Type="http://schemas.openxmlformats.org/officeDocument/2006/relationships/image" Target="media/image100.wmf"/><Relationship Id="rId200" Type="http://schemas.openxmlformats.org/officeDocument/2006/relationships/oleObject" Target="embeddings/oleObject86.bin"/><Relationship Id="rId20" Type="http://schemas.openxmlformats.org/officeDocument/2006/relationships/image" Target="media/image3.wmf"/><Relationship Id="rId2" Type="http://schemas.openxmlformats.org/officeDocument/2006/relationships/settings" Target="settings.xml"/><Relationship Id="rId199" Type="http://schemas.openxmlformats.org/officeDocument/2006/relationships/image" Target="media/image99.wmf"/><Relationship Id="rId198" Type="http://schemas.openxmlformats.org/officeDocument/2006/relationships/oleObject" Target="embeddings/oleObject85.bin"/><Relationship Id="rId197" Type="http://schemas.openxmlformats.org/officeDocument/2006/relationships/image" Target="media/image98.wmf"/><Relationship Id="rId196" Type="http://schemas.openxmlformats.org/officeDocument/2006/relationships/oleObject" Target="embeddings/oleObject84.bin"/><Relationship Id="rId195" Type="http://schemas.openxmlformats.org/officeDocument/2006/relationships/image" Target="media/image97.wmf"/><Relationship Id="rId194" Type="http://schemas.openxmlformats.org/officeDocument/2006/relationships/oleObject" Target="embeddings/oleObject83.bin"/><Relationship Id="rId193" Type="http://schemas.openxmlformats.org/officeDocument/2006/relationships/image" Target="media/image96.wmf"/><Relationship Id="rId192" Type="http://schemas.openxmlformats.org/officeDocument/2006/relationships/oleObject" Target="embeddings/oleObject82.bin"/><Relationship Id="rId191" Type="http://schemas.openxmlformats.org/officeDocument/2006/relationships/image" Target="media/image95.wmf"/><Relationship Id="rId190" Type="http://schemas.openxmlformats.org/officeDocument/2006/relationships/oleObject" Target="embeddings/oleObject81.bin"/><Relationship Id="rId19" Type="http://schemas.openxmlformats.org/officeDocument/2006/relationships/oleObject" Target="embeddings/oleObject2.bin"/><Relationship Id="rId189" Type="http://schemas.openxmlformats.org/officeDocument/2006/relationships/image" Target="media/image94.wmf"/><Relationship Id="rId188" Type="http://schemas.openxmlformats.org/officeDocument/2006/relationships/oleObject" Target="embeddings/oleObject80.bin"/><Relationship Id="rId187" Type="http://schemas.openxmlformats.org/officeDocument/2006/relationships/image" Target="media/image93.wmf"/><Relationship Id="rId186" Type="http://schemas.openxmlformats.org/officeDocument/2006/relationships/oleObject" Target="embeddings/oleObject79.bin"/><Relationship Id="rId185" Type="http://schemas.openxmlformats.org/officeDocument/2006/relationships/oleObject" Target="embeddings/oleObject78.bin"/><Relationship Id="rId184" Type="http://schemas.openxmlformats.org/officeDocument/2006/relationships/image" Target="media/image92.wmf"/><Relationship Id="rId183" Type="http://schemas.openxmlformats.org/officeDocument/2006/relationships/oleObject" Target="embeddings/oleObject77.bin"/><Relationship Id="rId182" Type="http://schemas.openxmlformats.org/officeDocument/2006/relationships/image" Target="media/image91.wmf"/><Relationship Id="rId181" Type="http://schemas.openxmlformats.org/officeDocument/2006/relationships/oleObject" Target="embeddings/oleObject76.bin"/><Relationship Id="rId180" Type="http://schemas.openxmlformats.org/officeDocument/2006/relationships/image" Target="media/image90.wmf"/><Relationship Id="rId18" Type="http://schemas.openxmlformats.org/officeDocument/2006/relationships/image" Target="media/image2.wmf"/><Relationship Id="rId179" Type="http://schemas.openxmlformats.org/officeDocument/2006/relationships/oleObject" Target="embeddings/oleObject75.bin"/><Relationship Id="rId178" Type="http://schemas.openxmlformats.org/officeDocument/2006/relationships/oleObject" Target="embeddings/oleObject74.bin"/><Relationship Id="rId177" Type="http://schemas.openxmlformats.org/officeDocument/2006/relationships/oleObject" Target="embeddings/oleObject73.bin"/><Relationship Id="rId176" Type="http://schemas.openxmlformats.org/officeDocument/2006/relationships/oleObject" Target="embeddings/oleObject72.bin"/><Relationship Id="rId175" Type="http://schemas.openxmlformats.org/officeDocument/2006/relationships/oleObject" Target="embeddings/oleObject71.bin"/><Relationship Id="rId174" Type="http://schemas.openxmlformats.org/officeDocument/2006/relationships/image" Target="media/image89.wmf"/><Relationship Id="rId173" Type="http://schemas.openxmlformats.org/officeDocument/2006/relationships/oleObject" Target="embeddings/oleObject70.bin"/><Relationship Id="rId172" Type="http://schemas.openxmlformats.org/officeDocument/2006/relationships/image" Target="media/image88.wmf"/><Relationship Id="rId171" Type="http://schemas.openxmlformats.org/officeDocument/2006/relationships/oleObject" Target="embeddings/oleObject69.bin"/><Relationship Id="rId170" Type="http://schemas.openxmlformats.org/officeDocument/2006/relationships/image" Target="media/image87.wmf"/><Relationship Id="rId17" Type="http://schemas.openxmlformats.org/officeDocument/2006/relationships/oleObject" Target="embeddings/oleObject1.bin"/><Relationship Id="rId169" Type="http://schemas.openxmlformats.org/officeDocument/2006/relationships/oleObject" Target="embeddings/oleObject68.bin"/><Relationship Id="rId168" Type="http://schemas.openxmlformats.org/officeDocument/2006/relationships/image" Target="media/image86.wmf"/><Relationship Id="rId167" Type="http://schemas.openxmlformats.org/officeDocument/2006/relationships/oleObject" Target="embeddings/oleObject67.bin"/><Relationship Id="rId166" Type="http://schemas.openxmlformats.org/officeDocument/2006/relationships/image" Target="media/image85.png"/><Relationship Id="rId165" Type="http://schemas.openxmlformats.org/officeDocument/2006/relationships/image" Target="media/image84.svg"/><Relationship Id="rId164" Type="http://schemas.openxmlformats.org/officeDocument/2006/relationships/image" Target="media/image83.png"/><Relationship Id="rId163" Type="http://schemas.openxmlformats.org/officeDocument/2006/relationships/image" Target="media/image82.png"/><Relationship Id="rId162" Type="http://schemas.openxmlformats.org/officeDocument/2006/relationships/image" Target="media/image81.wmf"/><Relationship Id="rId161" Type="http://schemas.openxmlformats.org/officeDocument/2006/relationships/oleObject" Target="embeddings/oleObject66.bin"/><Relationship Id="rId160" Type="http://schemas.openxmlformats.org/officeDocument/2006/relationships/image" Target="media/image80.wmf"/><Relationship Id="rId16" Type="http://schemas.openxmlformats.org/officeDocument/2006/relationships/theme" Target="theme/theme1.xml"/><Relationship Id="rId159" Type="http://schemas.openxmlformats.org/officeDocument/2006/relationships/oleObject" Target="embeddings/oleObject65.bin"/><Relationship Id="rId158" Type="http://schemas.openxmlformats.org/officeDocument/2006/relationships/image" Target="media/image79.wmf"/><Relationship Id="rId157" Type="http://schemas.openxmlformats.org/officeDocument/2006/relationships/oleObject" Target="embeddings/oleObject64.bin"/><Relationship Id="rId156" Type="http://schemas.openxmlformats.org/officeDocument/2006/relationships/image" Target="media/image78.wmf"/><Relationship Id="rId155" Type="http://schemas.openxmlformats.org/officeDocument/2006/relationships/oleObject" Target="embeddings/oleObject63.bin"/><Relationship Id="rId154" Type="http://schemas.openxmlformats.org/officeDocument/2006/relationships/image" Target="media/image77.wmf"/><Relationship Id="rId153" Type="http://schemas.openxmlformats.org/officeDocument/2006/relationships/oleObject" Target="embeddings/oleObject62.bin"/><Relationship Id="rId152" Type="http://schemas.openxmlformats.org/officeDocument/2006/relationships/image" Target="media/image76.wmf"/><Relationship Id="rId151" Type="http://schemas.openxmlformats.org/officeDocument/2006/relationships/oleObject" Target="embeddings/oleObject61.bin"/><Relationship Id="rId150" Type="http://schemas.openxmlformats.org/officeDocument/2006/relationships/image" Target="media/image75.wmf"/><Relationship Id="rId15" Type="http://schemas.openxmlformats.org/officeDocument/2006/relationships/header" Target="header6.xml"/><Relationship Id="rId149" Type="http://schemas.openxmlformats.org/officeDocument/2006/relationships/oleObject" Target="embeddings/oleObject60.bin"/><Relationship Id="rId148" Type="http://schemas.openxmlformats.org/officeDocument/2006/relationships/image" Target="media/image74.wmf"/><Relationship Id="rId147" Type="http://schemas.openxmlformats.org/officeDocument/2006/relationships/oleObject" Target="embeddings/oleObject59.bin"/><Relationship Id="rId146" Type="http://schemas.openxmlformats.org/officeDocument/2006/relationships/image" Target="media/image73.svg"/><Relationship Id="rId145" Type="http://schemas.openxmlformats.org/officeDocument/2006/relationships/image" Target="media/image72.png"/><Relationship Id="rId144" Type="http://schemas.openxmlformats.org/officeDocument/2006/relationships/image" Target="media/image71.svg"/><Relationship Id="rId143" Type="http://schemas.openxmlformats.org/officeDocument/2006/relationships/image" Target="media/image70.png"/><Relationship Id="rId142" Type="http://schemas.openxmlformats.org/officeDocument/2006/relationships/oleObject" Target="embeddings/oleObject58.bin"/><Relationship Id="rId141" Type="http://schemas.openxmlformats.org/officeDocument/2006/relationships/image" Target="media/image69.wmf"/><Relationship Id="rId140" Type="http://schemas.openxmlformats.org/officeDocument/2006/relationships/oleObject" Target="embeddings/oleObject57.bin"/><Relationship Id="rId14" Type="http://schemas.openxmlformats.org/officeDocument/2006/relationships/header" Target="header5.xml"/><Relationship Id="rId139" Type="http://schemas.openxmlformats.org/officeDocument/2006/relationships/oleObject" Target="embeddings/oleObject56.bin"/><Relationship Id="rId138" Type="http://schemas.openxmlformats.org/officeDocument/2006/relationships/image" Target="media/image68.wmf"/><Relationship Id="rId137" Type="http://schemas.openxmlformats.org/officeDocument/2006/relationships/oleObject" Target="embeddings/oleObject55.bin"/><Relationship Id="rId136" Type="http://schemas.openxmlformats.org/officeDocument/2006/relationships/oleObject" Target="embeddings/oleObject54.bin"/><Relationship Id="rId135" Type="http://schemas.openxmlformats.org/officeDocument/2006/relationships/oleObject" Target="embeddings/oleObject53.bin"/><Relationship Id="rId134" Type="http://schemas.openxmlformats.org/officeDocument/2006/relationships/oleObject" Target="embeddings/oleObject52.bin"/><Relationship Id="rId133" Type="http://schemas.openxmlformats.org/officeDocument/2006/relationships/oleObject" Target="embeddings/oleObject51.bin"/><Relationship Id="rId132" Type="http://schemas.openxmlformats.org/officeDocument/2006/relationships/image" Target="media/image67.wmf"/><Relationship Id="rId131" Type="http://schemas.openxmlformats.org/officeDocument/2006/relationships/oleObject" Target="embeddings/oleObject50.bin"/><Relationship Id="rId130" Type="http://schemas.openxmlformats.org/officeDocument/2006/relationships/image" Target="media/image66.wmf"/><Relationship Id="rId13" Type="http://schemas.openxmlformats.org/officeDocument/2006/relationships/header" Target="header4.xml"/><Relationship Id="rId129" Type="http://schemas.openxmlformats.org/officeDocument/2006/relationships/oleObject" Target="embeddings/oleObject49.bin"/><Relationship Id="rId128" Type="http://schemas.openxmlformats.org/officeDocument/2006/relationships/image" Target="media/image65.wmf"/><Relationship Id="rId127" Type="http://schemas.openxmlformats.org/officeDocument/2006/relationships/oleObject" Target="embeddings/oleObject48.bin"/><Relationship Id="rId126" Type="http://schemas.openxmlformats.org/officeDocument/2006/relationships/image" Target="media/image64.wmf"/><Relationship Id="rId125" Type="http://schemas.openxmlformats.org/officeDocument/2006/relationships/oleObject" Target="embeddings/oleObject47.bin"/><Relationship Id="rId124" Type="http://schemas.openxmlformats.org/officeDocument/2006/relationships/image" Target="media/image63.wmf"/><Relationship Id="rId123" Type="http://schemas.openxmlformats.org/officeDocument/2006/relationships/oleObject" Target="embeddings/oleObject46.bin"/><Relationship Id="rId122" Type="http://schemas.openxmlformats.org/officeDocument/2006/relationships/image" Target="media/image62.wmf"/><Relationship Id="rId121" Type="http://schemas.openxmlformats.org/officeDocument/2006/relationships/oleObject" Target="embeddings/oleObject45.bin"/><Relationship Id="rId120" Type="http://schemas.openxmlformats.org/officeDocument/2006/relationships/image" Target="media/image61.svg"/><Relationship Id="rId12" Type="http://schemas.openxmlformats.org/officeDocument/2006/relationships/footer" Target="footer3.xml"/><Relationship Id="rId119" Type="http://schemas.openxmlformats.org/officeDocument/2006/relationships/image" Target="media/image60.png"/><Relationship Id="rId118" Type="http://schemas.openxmlformats.org/officeDocument/2006/relationships/image" Target="media/image59.svg"/><Relationship Id="rId117" Type="http://schemas.openxmlformats.org/officeDocument/2006/relationships/image" Target="media/image58.png"/><Relationship Id="rId116" Type="http://schemas.openxmlformats.org/officeDocument/2006/relationships/image" Target="media/image57.wmf"/><Relationship Id="rId115" Type="http://schemas.openxmlformats.org/officeDocument/2006/relationships/oleObject" Target="embeddings/oleObject44.bin"/><Relationship Id="rId114" Type="http://schemas.openxmlformats.org/officeDocument/2006/relationships/image" Target="media/image56.wmf"/><Relationship Id="rId113" Type="http://schemas.openxmlformats.org/officeDocument/2006/relationships/oleObject" Target="embeddings/oleObject43.bin"/><Relationship Id="rId112" Type="http://schemas.openxmlformats.org/officeDocument/2006/relationships/image" Target="media/image55.wmf"/><Relationship Id="rId111" Type="http://schemas.openxmlformats.org/officeDocument/2006/relationships/oleObject" Target="embeddings/oleObject42.bin"/><Relationship Id="rId110" Type="http://schemas.openxmlformats.org/officeDocument/2006/relationships/image" Target="media/image54.wmf"/><Relationship Id="rId11" Type="http://schemas.openxmlformats.org/officeDocument/2006/relationships/footer" Target="footer2.xml"/><Relationship Id="rId109" Type="http://schemas.openxmlformats.org/officeDocument/2006/relationships/oleObject" Target="embeddings/oleObject41.bin"/><Relationship Id="rId108" Type="http://schemas.openxmlformats.org/officeDocument/2006/relationships/image" Target="media/image53.wmf"/><Relationship Id="rId107" Type="http://schemas.openxmlformats.org/officeDocument/2006/relationships/oleObject" Target="embeddings/oleObject40.bin"/><Relationship Id="rId106" Type="http://schemas.openxmlformats.org/officeDocument/2006/relationships/image" Target="media/image52.wmf"/><Relationship Id="rId105" Type="http://schemas.openxmlformats.org/officeDocument/2006/relationships/oleObject" Target="embeddings/oleObject39.bin"/><Relationship Id="rId104" Type="http://schemas.openxmlformats.org/officeDocument/2006/relationships/image" Target="media/image51.wmf"/><Relationship Id="rId103" Type="http://schemas.openxmlformats.org/officeDocument/2006/relationships/oleObject" Target="embeddings/oleObject38.bin"/><Relationship Id="rId102" Type="http://schemas.openxmlformats.org/officeDocument/2006/relationships/image" Target="media/image50.wmf"/><Relationship Id="rId101" Type="http://schemas.openxmlformats.org/officeDocument/2006/relationships/oleObject" Target="embeddings/oleObject37.bin"/><Relationship Id="rId100" Type="http://schemas.openxmlformats.org/officeDocument/2006/relationships/image" Target="media/image49.wmf"/><Relationship Id="rId10" Type="http://schemas.openxmlformats.org/officeDocument/2006/relationships/footer" Target="footer1.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datastoreItem>
</file>

<file path=docProps/app.xml><?xml version="1.0" encoding="utf-8"?>
<Properties xmlns="http://schemas.openxmlformats.org/officeDocument/2006/extended-properties" xmlns:vt="http://schemas.openxmlformats.org/officeDocument/2006/docPropsVTypes">
  <Template>20230830模板.dotx</Template>
  <Pages>15</Pages>
  <Words>12212</Words>
  <Characters>16625</Characters>
  <Lines>177</Lines>
  <Paragraphs>49</Paragraphs>
  <TotalTime>15</TotalTime>
  <ScaleCrop>false</ScaleCrop>
  <LinksUpToDate>false</LinksUpToDate>
  <CharactersWithSpaces>17419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2025-10-31T07:18:00Z</dcterms:created>
  <dc:creator>hua</dc:creator>
  <cp:lastModifiedBy>华血</cp:lastModifiedBy>
  <dcterms:modified xsi:type="dcterms:W3CDTF">2026-06-29T03:55:59Z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1A00CEB1FB104360B24750E4BEBBE47B_13</vt:lpwstr>
  </property>
  <property fmtid="{D5CDD505-2E9C-101B-9397-08002B2CF9AE}" pid="9" name="KSOProductBuildVer">
    <vt:lpwstr>2052-12.1.0.25225</vt:lpwstr>
  </property>
  <property fmtid="{D5CDD505-2E9C-101B-9397-08002B2CF9AE}" pid="10" name="KSOTemplateDocerSaveRecord">
    <vt:lpwstr>eyJoZGlkIjoiYjM1N2Y4M2IyMGE1YzdhZTI5YWJmNzA1MTU5ZGU1OTkiLCJ1c2VySWQiOiIxMjM2MjAwNDI5In0=</vt:lpwstr>
  </property>
</Properties>
</file>